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9F406C" w14:textId="430C9845" w:rsidR="00F32FE7" w:rsidRPr="007A04E8" w:rsidRDefault="00F32FE7" w:rsidP="00F32FE7">
      <w:pPr>
        <w:spacing w:after="0"/>
        <w:rPr>
          <w:rFonts w:ascii="Arial" w:hAnsi="Arial" w:cs="Arial"/>
          <w:b/>
          <w:bCs/>
        </w:rPr>
      </w:pPr>
      <w:r w:rsidRPr="007A04E8">
        <w:rPr>
          <w:rFonts w:ascii="Arial" w:hAnsi="Arial" w:cs="Arial"/>
          <w:b/>
          <w:bCs/>
        </w:rPr>
        <w:t>Why do some countries have more women legislators and leaders than others?</w:t>
      </w:r>
      <w:ins w:id="0" w:author="Faye Chang" w:date="2024-11-08T17:35:00Z" w16du:dateUtc="2024-11-08T17:35:00Z">
        <w:r w:rsidR="00045CE2">
          <w:rPr>
            <w:rFonts w:ascii="Arial" w:hAnsi="Arial" w:cs="Arial"/>
            <w:b/>
            <w:bCs/>
          </w:rPr>
          <w:t xml:space="preserve"> Includes an implicit question about longitudinal change – </w:t>
        </w:r>
      </w:ins>
      <w:ins w:id="1" w:author="Faye Chang" w:date="2024-11-08T17:36:00Z" w16du:dateUtc="2024-11-08T17:36:00Z">
        <w:r w:rsidR="00045CE2">
          <w:rPr>
            <w:rFonts w:ascii="Arial" w:hAnsi="Arial" w:cs="Arial"/>
            <w:b/>
            <w:bCs/>
          </w:rPr>
          <w:t>assumes each country is on a path on a similar historical trend</w:t>
        </w:r>
      </w:ins>
    </w:p>
    <w:p w14:paraId="0938DE76" w14:textId="77777777" w:rsidR="00F32FE7" w:rsidRPr="007A04E8" w:rsidRDefault="00F32FE7" w:rsidP="00F32FE7">
      <w:pPr>
        <w:spacing w:after="0"/>
        <w:rPr>
          <w:rFonts w:ascii="Arial" w:hAnsi="Arial" w:cs="Arial"/>
        </w:rPr>
      </w:pPr>
    </w:p>
    <w:p w14:paraId="087EBA00" w14:textId="0CAF1265" w:rsidR="005211AA" w:rsidRPr="007A04E8" w:rsidRDefault="005211AA" w:rsidP="0082519A">
      <w:pPr>
        <w:spacing w:after="0"/>
        <w:rPr>
          <w:rFonts w:ascii="Arial" w:hAnsi="Arial" w:cs="Arial"/>
        </w:rPr>
      </w:pPr>
      <w:r w:rsidRPr="007A04E8">
        <w:rPr>
          <w:rFonts w:ascii="Arial" w:hAnsi="Arial" w:cs="Arial"/>
        </w:rPr>
        <w:t xml:space="preserve">Cross-national variation in the number of women legislators and leaders is explained by </w:t>
      </w:r>
      <w:r w:rsidR="0082519A" w:rsidRPr="007A04E8">
        <w:rPr>
          <w:rFonts w:ascii="Arial" w:hAnsi="Arial" w:cs="Arial"/>
        </w:rPr>
        <w:t xml:space="preserve">the presence of both </w:t>
      </w:r>
      <w:del w:id="2" w:author="Faye Chang" w:date="2024-11-08T17:34:00Z" w16du:dateUtc="2024-11-08T17:34:00Z">
        <w:r w:rsidR="0082519A" w:rsidRPr="007A04E8" w:rsidDel="00045CE2">
          <w:rPr>
            <w:rFonts w:ascii="Arial" w:hAnsi="Arial" w:cs="Arial"/>
          </w:rPr>
          <w:delText xml:space="preserve">structural </w:delText>
        </w:r>
      </w:del>
      <w:ins w:id="3" w:author="Faye Chang" w:date="2024-11-08T17:34:00Z" w16du:dateUtc="2024-11-08T17:34:00Z">
        <w:r w:rsidR="00045CE2">
          <w:rPr>
            <w:rFonts w:ascii="Arial" w:hAnsi="Arial" w:cs="Arial"/>
          </w:rPr>
          <w:t>institutional</w:t>
        </w:r>
        <w:r w:rsidR="00045CE2" w:rsidRPr="007A04E8">
          <w:rPr>
            <w:rFonts w:ascii="Arial" w:hAnsi="Arial" w:cs="Arial"/>
          </w:rPr>
          <w:t xml:space="preserve"> </w:t>
        </w:r>
        <w:r w:rsidR="00045CE2">
          <w:rPr>
            <w:rFonts w:ascii="Arial" w:hAnsi="Arial" w:cs="Arial"/>
          </w:rPr>
          <w:t>(genera</w:t>
        </w:r>
      </w:ins>
      <w:ins w:id="4" w:author="Faye Chang" w:date="2024-11-08T17:35:00Z" w16du:dateUtc="2024-11-08T17:35:00Z">
        <w:r w:rsidR="00045CE2">
          <w:rPr>
            <w:rFonts w:ascii="Arial" w:hAnsi="Arial" w:cs="Arial"/>
          </w:rPr>
          <w:t xml:space="preserve">lly use ‘structural’ to refer to the social base) </w:t>
        </w:r>
      </w:ins>
      <w:r w:rsidR="0082519A" w:rsidRPr="007A04E8">
        <w:rPr>
          <w:rFonts w:ascii="Arial" w:hAnsi="Arial" w:cs="Arial"/>
        </w:rPr>
        <w:t>and social factors. I argue that i</w:t>
      </w:r>
      <w:r w:rsidR="00E93728" w:rsidRPr="007A04E8">
        <w:rPr>
          <w:rFonts w:ascii="Arial" w:hAnsi="Arial" w:cs="Arial"/>
        </w:rPr>
        <w:t xml:space="preserve">nstitutional features such as regime type, voting systems, and quotas </w:t>
      </w:r>
      <w:r w:rsidR="0082519A" w:rsidRPr="007A04E8">
        <w:rPr>
          <w:rFonts w:ascii="Arial" w:hAnsi="Arial" w:cs="Arial"/>
        </w:rPr>
        <w:t xml:space="preserve">can </w:t>
      </w:r>
      <w:r w:rsidR="006B20F2" w:rsidRPr="007A04E8">
        <w:rPr>
          <w:rFonts w:ascii="Arial" w:hAnsi="Arial" w:cs="Arial"/>
        </w:rPr>
        <w:t>encourage</w:t>
      </w:r>
      <w:r w:rsidR="00E93728" w:rsidRPr="007A04E8">
        <w:rPr>
          <w:rFonts w:ascii="Arial" w:hAnsi="Arial" w:cs="Arial"/>
        </w:rPr>
        <w:t xml:space="preserve"> the entry of women into the political system</w:t>
      </w:r>
      <w:r w:rsidR="006B20F2" w:rsidRPr="007A04E8">
        <w:rPr>
          <w:rFonts w:ascii="Arial" w:hAnsi="Arial" w:cs="Arial"/>
        </w:rPr>
        <w:t xml:space="preserve"> and signal </w:t>
      </w:r>
      <w:r w:rsidR="0082519A" w:rsidRPr="007A04E8">
        <w:rPr>
          <w:rFonts w:ascii="Arial" w:hAnsi="Arial" w:cs="Arial"/>
        </w:rPr>
        <w:t>changing culture to both parliamentarians and the public</w:t>
      </w:r>
      <w:r w:rsidR="00E93728" w:rsidRPr="007A04E8">
        <w:rPr>
          <w:rFonts w:ascii="Arial" w:hAnsi="Arial" w:cs="Arial"/>
        </w:rPr>
        <w:t>; however, such structural changes are ineffective without positive mass public attitudes towards women, established through cultural norms</w:t>
      </w:r>
      <w:r w:rsidR="0082519A" w:rsidRPr="007A04E8">
        <w:rPr>
          <w:rFonts w:ascii="Arial" w:hAnsi="Arial" w:cs="Arial"/>
        </w:rPr>
        <w:t>, which can prompt and strengthen these systemic shifts</w:t>
      </w:r>
      <w:r w:rsidR="00E93728" w:rsidRPr="007A04E8">
        <w:rPr>
          <w:rFonts w:ascii="Arial" w:hAnsi="Arial" w:cs="Arial"/>
        </w:rPr>
        <w:t xml:space="preserve">. </w:t>
      </w:r>
      <w:r w:rsidR="0082519A" w:rsidRPr="007A04E8">
        <w:rPr>
          <w:rFonts w:ascii="Arial" w:hAnsi="Arial" w:cs="Arial"/>
        </w:rPr>
        <w:t xml:space="preserve">In some cases, having one of these without the other, such as quotas requiring greater numbers of women in parliament despite pervasive misogyny in social attitudes, can result in negative outcomes for the women in </w:t>
      </w:r>
      <w:r w:rsidR="003F2DFB" w:rsidRPr="007A04E8">
        <w:rPr>
          <w:rFonts w:ascii="Arial" w:hAnsi="Arial" w:cs="Arial"/>
        </w:rPr>
        <w:t>politics</w:t>
      </w:r>
      <w:r w:rsidR="0082519A" w:rsidRPr="007A04E8">
        <w:rPr>
          <w:rFonts w:ascii="Arial" w:hAnsi="Arial" w:cs="Arial"/>
        </w:rPr>
        <w:t xml:space="preserve">.  </w:t>
      </w:r>
    </w:p>
    <w:p w14:paraId="1E3A1234" w14:textId="66B977BE" w:rsidR="0082519A" w:rsidRPr="007A04E8" w:rsidRDefault="0082519A" w:rsidP="0082519A">
      <w:pPr>
        <w:spacing w:after="0"/>
        <w:rPr>
          <w:rFonts w:ascii="Arial" w:hAnsi="Arial" w:cs="Arial"/>
        </w:rPr>
      </w:pPr>
    </w:p>
    <w:p w14:paraId="7AB9133A" w14:textId="4ABEE607" w:rsidR="0082519A" w:rsidRPr="007A04E8" w:rsidRDefault="0082519A" w:rsidP="00E96C54">
      <w:pPr>
        <w:spacing w:after="0"/>
        <w:rPr>
          <w:rFonts w:ascii="Arial" w:hAnsi="Arial" w:cs="Arial"/>
        </w:rPr>
      </w:pPr>
      <w:r w:rsidRPr="007A04E8">
        <w:rPr>
          <w:rFonts w:ascii="Arial" w:hAnsi="Arial" w:cs="Arial"/>
        </w:rPr>
        <w:t xml:space="preserve">The proportion of women in parliament globally still remains far below expected levels, given </w:t>
      </w:r>
      <w:r w:rsidR="00EC01FA" w:rsidRPr="007A04E8">
        <w:rPr>
          <w:rFonts w:ascii="Arial" w:hAnsi="Arial" w:cs="Arial"/>
        </w:rPr>
        <w:t xml:space="preserve">comparatively equal levels of education and labour force participation. On average, women make up 26.6% of national parliament members; the average proportion in Western and Latin American nations rises to 30%, with certain Latin American countries – Cuba, Nicaragua, and Mexico – achieving gender parity in lower house representatives. In comparison, the average proportion of women parliamentarians falls to 15% in Asia and the Middle East. </w:t>
      </w:r>
      <w:r w:rsidR="00E96C54" w:rsidRPr="007A04E8">
        <w:rPr>
          <w:rFonts w:ascii="Arial" w:hAnsi="Arial" w:cs="Arial"/>
        </w:rPr>
        <w:t xml:space="preserve">Such underrepresentation is significant: more women in parliament is associated with </w:t>
      </w:r>
      <w:r w:rsidR="00936F6C" w:rsidRPr="007A04E8">
        <w:rPr>
          <w:rFonts w:ascii="Arial" w:hAnsi="Arial" w:cs="Arial"/>
        </w:rPr>
        <w:t>greater</w:t>
      </w:r>
      <w:r w:rsidR="00E96C54" w:rsidRPr="007A04E8">
        <w:rPr>
          <w:rFonts w:ascii="Arial" w:hAnsi="Arial" w:cs="Arial"/>
        </w:rPr>
        <w:t xml:space="preserve"> economic growth (</w:t>
      </w:r>
      <w:proofErr w:type="spellStart"/>
      <w:r w:rsidR="00E96C54" w:rsidRPr="007A04E8">
        <w:rPr>
          <w:rFonts w:ascii="Arial" w:hAnsi="Arial" w:cs="Arial"/>
        </w:rPr>
        <w:t>Dahlum</w:t>
      </w:r>
      <w:proofErr w:type="spellEnd"/>
      <w:r w:rsidR="00E96C54" w:rsidRPr="007A04E8">
        <w:rPr>
          <w:rFonts w:ascii="Arial" w:hAnsi="Arial" w:cs="Arial"/>
        </w:rPr>
        <w:t xml:space="preserve"> et al., 2022), investment in infrastructure for women (Chattopadhyay </w:t>
      </w:r>
      <w:r w:rsidR="00846CD1" w:rsidRPr="007A04E8">
        <w:rPr>
          <w:rFonts w:ascii="Arial" w:hAnsi="Arial" w:cs="Arial"/>
        </w:rPr>
        <w:t>and</w:t>
      </w:r>
      <w:r w:rsidR="00E96C54" w:rsidRPr="007A04E8">
        <w:rPr>
          <w:rFonts w:ascii="Arial" w:hAnsi="Arial" w:cs="Arial"/>
        </w:rPr>
        <w:t xml:space="preserve"> Duflo, 2004), </w:t>
      </w:r>
      <w:r w:rsidR="00936F6C" w:rsidRPr="007A04E8">
        <w:rPr>
          <w:rFonts w:ascii="Arial" w:hAnsi="Arial" w:cs="Arial"/>
        </w:rPr>
        <w:t xml:space="preserve">support for gender equality in employment (Purcell </w:t>
      </w:r>
      <w:r w:rsidR="00846CD1" w:rsidRPr="007A04E8">
        <w:rPr>
          <w:rFonts w:ascii="Arial" w:hAnsi="Arial" w:cs="Arial"/>
        </w:rPr>
        <w:t>and</w:t>
      </w:r>
      <w:r w:rsidR="00936F6C" w:rsidRPr="007A04E8">
        <w:rPr>
          <w:rFonts w:ascii="Arial" w:hAnsi="Arial" w:cs="Arial"/>
        </w:rPr>
        <w:t xml:space="preserve"> Nagao, 2023) and generosity of paid maternity leave (Son, 2023). </w:t>
      </w:r>
    </w:p>
    <w:p w14:paraId="15A9793E" w14:textId="77777777" w:rsidR="00936F6C" w:rsidRPr="007A04E8" w:rsidRDefault="00936F6C" w:rsidP="00E96C54">
      <w:pPr>
        <w:spacing w:after="0"/>
        <w:rPr>
          <w:rFonts w:ascii="Arial" w:hAnsi="Arial" w:cs="Arial"/>
        </w:rPr>
      </w:pPr>
    </w:p>
    <w:p w14:paraId="1C6E00D2" w14:textId="7096B63F" w:rsidR="00936F6C" w:rsidRPr="007A04E8" w:rsidRDefault="00846CD1" w:rsidP="00E96C54">
      <w:pPr>
        <w:spacing w:after="0"/>
        <w:rPr>
          <w:rFonts w:ascii="Arial" w:hAnsi="Arial" w:cs="Arial"/>
        </w:rPr>
      </w:pPr>
      <w:r w:rsidRPr="007A04E8">
        <w:rPr>
          <w:rFonts w:ascii="Arial" w:hAnsi="Arial" w:cs="Arial"/>
        </w:rPr>
        <w:t>Certain institutional features, such as democratic regime types, proportional representation voting systems, and quotas, increase the proportion of women legislators and leaders through the impacts they have on elite and public motives and perceptions of women. Within democratic regimes, greater accountability to citizens’ demands for gender equality in number of representatives – descriptive representation – and support for a greater range of interests means that party leaders select female ministers more often (</w:t>
      </w:r>
      <w:proofErr w:type="spellStart"/>
      <w:r w:rsidRPr="007A04E8">
        <w:rPr>
          <w:rFonts w:ascii="Arial" w:hAnsi="Arial" w:cs="Arial"/>
        </w:rPr>
        <w:t>Nyrup</w:t>
      </w:r>
      <w:proofErr w:type="spellEnd"/>
      <w:r w:rsidRPr="007A04E8">
        <w:rPr>
          <w:rFonts w:ascii="Arial" w:hAnsi="Arial" w:cs="Arial"/>
        </w:rPr>
        <w:t>, Yamagishi, and Bramwell, 2023)</w:t>
      </w:r>
      <w:r w:rsidR="00E85EF6" w:rsidRPr="007A04E8">
        <w:rPr>
          <w:rFonts w:ascii="Arial" w:hAnsi="Arial" w:cs="Arial"/>
        </w:rPr>
        <w:t xml:space="preserve">. </w:t>
      </w:r>
      <w:proofErr w:type="spellStart"/>
      <w:r w:rsidR="00E85EF6" w:rsidRPr="007A04E8">
        <w:rPr>
          <w:rFonts w:ascii="Arial" w:hAnsi="Arial" w:cs="Arial"/>
        </w:rPr>
        <w:t>Stockemer</w:t>
      </w:r>
      <w:proofErr w:type="spellEnd"/>
      <w:r w:rsidR="00E85EF6" w:rsidRPr="007A04E8">
        <w:rPr>
          <w:rFonts w:ascii="Arial" w:hAnsi="Arial" w:cs="Arial"/>
        </w:rPr>
        <w:t xml:space="preserve"> and </w:t>
      </w:r>
      <w:proofErr w:type="spellStart"/>
      <w:r w:rsidR="00E85EF6" w:rsidRPr="007A04E8">
        <w:rPr>
          <w:rFonts w:ascii="Arial" w:hAnsi="Arial" w:cs="Arial"/>
        </w:rPr>
        <w:t>Sundström</w:t>
      </w:r>
      <w:proofErr w:type="spellEnd"/>
      <w:r w:rsidR="00E85EF6" w:rsidRPr="007A04E8">
        <w:rPr>
          <w:rFonts w:ascii="Arial" w:hAnsi="Arial" w:cs="Arial"/>
        </w:rPr>
        <w:t xml:space="preserve"> (2017) also suggest an alternative mechanism: changes in government, which only occur regularly under democratic regimes, are statistically significant for the nomination of women to cabinet posts, regardless of party families. Within democracies, the electoral mechanism of proportional representation is associated with higher rates of the election of women to legislative seats (Clark and </w:t>
      </w:r>
      <w:proofErr w:type="spellStart"/>
      <w:r w:rsidR="00E85EF6" w:rsidRPr="007A04E8">
        <w:rPr>
          <w:rFonts w:ascii="Arial" w:hAnsi="Arial" w:cs="Arial"/>
        </w:rPr>
        <w:t>Kroska</w:t>
      </w:r>
      <w:proofErr w:type="spellEnd"/>
      <w:r w:rsidR="00E85EF6" w:rsidRPr="007A04E8">
        <w:rPr>
          <w:rFonts w:ascii="Arial" w:hAnsi="Arial" w:cs="Arial"/>
        </w:rPr>
        <w:t xml:space="preserve">, 2024). </w:t>
      </w:r>
      <w:r w:rsidR="0069677E" w:rsidRPr="007A04E8">
        <w:rPr>
          <w:rFonts w:ascii="Arial" w:hAnsi="Arial" w:cs="Arial"/>
        </w:rPr>
        <w:t xml:space="preserve">One possible explanation for this is that in proportional representation systems, voters are not choosing between individual candidates, thereby </w:t>
      </w:r>
      <w:r w:rsidR="00352047" w:rsidRPr="007A04E8">
        <w:rPr>
          <w:rFonts w:ascii="Arial" w:hAnsi="Arial" w:cs="Arial"/>
        </w:rPr>
        <w:t xml:space="preserve">putting women against men in competition for political office directly, but between party lists. </w:t>
      </w:r>
      <w:r w:rsidR="00352047" w:rsidRPr="007A04E8">
        <w:rPr>
          <w:rFonts w:ascii="Arial" w:hAnsi="Arial" w:cs="Arial"/>
        </w:rPr>
        <w:lastRenderedPageBreak/>
        <w:t xml:space="preserve">This explanation is supported by Astudillo and </w:t>
      </w:r>
      <w:proofErr w:type="spellStart"/>
      <w:r w:rsidR="00352047" w:rsidRPr="007A04E8">
        <w:rPr>
          <w:rFonts w:ascii="Arial" w:hAnsi="Arial" w:cs="Arial"/>
        </w:rPr>
        <w:t>Paneque’s</w:t>
      </w:r>
      <w:proofErr w:type="spellEnd"/>
      <w:r w:rsidR="00352047" w:rsidRPr="007A04E8">
        <w:rPr>
          <w:rFonts w:ascii="Arial" w:hAnsi="Arial" w:cs="Arial"/>
        </w:rPr>
        <w:t xml:space="preserve"> (2021) study of party primaries in 8 Western parliamentary countries since 1985, which finds that, in comparison to more exclusive selection methods, female candidates perform worse under party primaries in which they compete with male candidates on an individual basis. Even when examining structural factors which facilitate higher numbers of women legislators and leaders, it becomes clear that public perceptions surrounding gender are meaningful, which I will explore further later in this essay. </w:t>
      </w:r>
    </w:p>
    <w:p w14:paraId="3BAA775D" w14:textId="77777777" w:rsidR="00352047" w:rsidRPr="007A04E8" w:rsidRDefault="00352047" w:rsidP="00E96C54">
      <w:pPr>
        <w:spacing w:after="0"/>
        <w:rPr>
          <w:rFonts w:ascii="Arial" w:hAnsi="Arial" w:cs="Arial"/>
        </w:rPr>
      </w:pPr>
    </w:p>
    <w:p w14:paraId="5B222CC1" w14:textId="77777777" w:rsidR="00431AD1" w:rsidRPr="007A04E8" w:rsidRDefault="00352047" w:rsidP="003F2DFB">
      <w:pPr>
        <w:spacing w:after="0"/>
        <w:rPr>
          <w:rFonts w:ascii="Arial" w:hAnsi="Arial" w:cs="Arial"/>
        </w:rPr>
      </w:pPr>
      <w:r w:rsidRPr="007A04E8">
        <w:rPr>
          <w:rFonts w:ascii="Arial" w:hAnsi="Arial" w:cs="Arial"/>
        </w:rPr>
        <w:t xml:space="preserve">A third structural feature which is often linked with higher proportions of female representation in parliament is the use of quotas – however, </w:t>
      </w:r>
      <w:r w:rsidR="0041337D" w:rsidRPr="007A04E8">
        <w:rPr>
          <w:rFonts w:ascii="Arial" w:hAnsi="Arial" w:cs="Arial"/>
        </w:rPr>
        <w:t>these face a number of moderating factors</w:t>
      </w:r>
      <w:r w:rsidR="009B5EFC" w:rsidRPr="007A04E8">
        <w:rPr>
          <w:rFonts w:ascii="Arial" w:hAnsi="Arial" w:cs="Arial"/>
        </w:rPr>
        <w:t xml:space="preserve"> in terms of the effect of quotas on policy outcomes</w:t>
      </w:r>
      <w:r w:rsidR="0041337D" w:rsidRPr="007A04E8">
        <w:rPr>
          <w:rFonts w:ascii="Arial" w:hAnsi="Arial" w:cs="Arial"/>
        </w:rPr>
        <w:t xml:space="preserve">. </w:t>
      </w:r>
      <w:r w:rsidR="009B5EFC" w:rsidRPr="007A04E8">
        <w:rPr>
          <w:rFonts w:ascii="Arial" w:hAnsi="Arial" w:cs="Arial"/>
        </w:rPr>
        <w:t xml:space="preserve">Clayton (2021) finds that, through including more women and signalling to officeholders, quotas have a large impact on women’s policy, public health, and poverty alleviation. However, top-down quotas without grassroots support, or backlash within parliamentary culture, can result in none, or negative, outcomes for women’s policies. In a case study of the Rwandan Parliament, which has the highest proportion of women in the lower house at 61.3% in </w:t>
      </w:r>
      <w:r w:rsidR="00EF7390" w:rsidRPr="007A04E8">
        <w:rPr>
          <w:rFonts w:ascii="Arial" w:hAnsi="Arial" w:cs="Arial"/>
        </w:rPr>
        <w:t>February 2023</w:t>
      </w:r>
      <w:r w:rsidR="009B5EFC" w:rsidRPr="007A04E8">
        <w:rPr>
          <w:rFonts w:ascii="Arial" w:hAnsi="Arial" w:cs="Arial"/>
        </w:rPr>
        <w:t>, Clayton reveals that even though women elected through the quota</w:t>
      </w:r>
      <w:r w:rsidR="00EF7390" w:rsidRPr="007A04E8">
        <w:rPr>
          <w:rFonts w:ascii="Arial" w:hAnsi="Arial" w:cs="Arial"/>
        </w:rPr>
        <w:t xml:space="preserve"> did advocate for women’s rights and policies, they had little impact on changing policy output. The fact that this quota was implemented by President Kagame in 2003 via the country’s new constitution, and not through grassroots mobilisation by Rwandan citizens, lends support to the theory that such quotas are ineffective in increasing the </w:t>
      </w:r>
      <w:r w:rsidR="003F2DFB" w:rsidRPr="007A04E8">
        <w:rPr>
          <w:rFonts w:ascii="Arial" w:hAnsi="Arial" w:cs="Arial"/>
        </w:rPr>
        <w:t xml:space="preserve">meaningful </w:t>
      </w:r>
      <w:r w:rsidR="00EF7390" w:rsidRPr="007A04E8">
        <w:rPr>
          <w:rFonts w:ascii="Arial" w:hAnsi="Arial" w:cs="Arial"/>
        </w:rPr>
        <w:t xml:space="preserve">representation of women’s interests in parliament. </w:t>
      </w:r>
    </w:p>
    <w:p w14:paraId="4B36E4EE" w14:textId="77777777" w:rsidR="00431AD1" w:rsidRPr="007A04E8" w:rsidRDefault="00431AD1" w:rsidP="003F2DFB">
      <w:pPr>
        <w:spacing w:after="0"/>
        <w:rPr>
          <w:rFonts w:ascii="Arial" w:hAnsi="Arial" w:cs="Arial"/>
        </w:rPr>
      </w:pPr>
    </w:p>
    <w:p w14:paraId="017B5058" w14:textId="7DBC86DB" w:rsidR="00E93728" w:rsidRPr="007A04E8" w:rsidRDefault="00431AD1" w:rsidP="003F2DFB">
      <w:pPr>
        <w:spacing w:after="0"/>
        <w:rPr>
          <w:rFonts w:ascii="Arial" w:hAnsi="Arial" w:cs="Arial"/>
        </w:rPr>
      </w:pPr>
      <w:r w:rsidRPr="007A04E8">
        <w:rPr>
          <w:rFonts w:ascii="Arial" w:hAnsi="Arial" w:cs="Arial"/>
        </w:rPr>
        <w:t xml:space="preserve">Even further, the presence of structural shifts where a corresponding cultural change has not occurred can depress the number of women in parliament beyond the quota, such that the mandated number also serves as a ‘cap’ of sorts. </w:t>
      </w:r>
      <w:r w:rsidR="003F2DFB" w:rsidRPr="007A04E8">
        <w:rPr>
          <w:rFonts w:ascii="Arial" w:hAnsi="Arial" w:cs="Arial"/>
        </w:rPr>
        <w:t xml:space="preserve">In a global analysis of 116 countries, </w:t>
      </w:r>
      <w:proofErr w:type="spellStart"/>
      <w:r w:rsidR="003F2DFB" w:rsidRPr="007A04E8">
        <w:rPr>
          <w:rFonts w:ascii="Arial" w:hAnsi="Arial" w:cs="Arial"/>
        </w:rPr>
        <w:t>Neundorf</w:t>
      </w:r>
      <w:proofErr w:type="spellEnd"/>
      <w:r w:rsidR="003F2DFB" w:rsidRPr="007A04E8">
        <w:rPr>
          <w:rFonts w:ascii="Arial" w:hAnsi="Arial" w:cs="Arial"/>
        </w:rPr>
        <w:t xml:space="preserve"> and </w:t>
      </w:r>
      <w:proofErr w:type="spellStart"/>
      <w:r w:rsidR="003F2DFB" w:rsidRPr="007A04E8">
        <w:rPr>
          <w:rFonts w:ascii="Arial" w:hAnsi="Arial" w:cs="Arial"/>
        </w:rPr>
        <w:t>Shorrocks</w:t>
      </w:r>
      <w:proofErr w:type="spellEnd"/>
      <w:r w:rsidR="003F2DFB" w:rsidRPr="007A04E8">
        <w:rPr>
          <w:rFonts w:ascii="Arial" w:hAnsi="Arial" w:cs="Arial"/>
        </w:rPr>
        <w:t xml:space="preserve"> (2021) find via linear regressions that the interaction term between modernisation and women’s political empowerment was highly statistically significant for the number of women in parliament, where the presence of both factors was positively associated with greater representation. Here, modernisation involves the adoption of more progressive beliefs about the role of women in society, and political empowerment refers to the placement of women in positions of leadership through gender quotas. Furthermore, </w:t>
      </w:r>
      <w:proofErr w:type="spellStart"/>
      <w:r w:rsidR="003F2DFB" w:rsidRPr="007A04E8">
        <w:rPr>
          <w:rFonts w:ascii="Arial" w:hAnsi="Arial" w:cs="Arial"/>
        </w:rPr>
        <w:t>Neundorf</w:t>
      </w:r>
      <w:proofErr w:type="spellEnd"/>
      <w:r w:rsidR="003F2DFB" w:rsidRPr="007A04E8">
        <w:rPr>
          <w:rFonts w:ascii="Arial" w:hAnsi="Arial" w:cs="Arial"/>
        </w:rPr>
        <w:t xml:space="preserve"> and </w:t>
      </w:r>
      <w:proofErr w:type="spellStart"/>
      <w:r w:rsidR="003F2DFB" w:rsidRPr="007A04E8">
        <w:rPr>
          <w:rFonts w:ascii="Arial" w:hAnsi="Arial" w:cs="Arial"/>
        </w:rPr>
        <w:t>Shorrocks</w:t>
      </w:r>
      <w:proofErr w:type="spellEnd"/>
      <w:r w:rsidR="003F2DFB" w:rsidRPr="007A04E8">
        <w:rPr>
          <w:rFonts w:ascii="Arial" w:hAnsi="Arial" w:cs="Arial"/>
        </w:rPr>
        <w:t xml:space="preserve"> found that when the other factor was controlled for, both modernisation and women’s political empowerment was negatively associated, at a high level of statistical significance, with the number of women in parliament – quotas without changing cultural attitudes is not enough, and vice versa. </w:t>
      </w:r>
    </w:p>
    <w:p w14:paraId="3626F252" w14:textId="77777777" w:rsidR="00D4634F" w:rsidRPr="007A04E8" w:rsidRDefault="00D4634F" w:rsidP="00D4634F">
      <w:pPr>
        <w:spacing w:after="0"/>
        <w:rPr>
          <w:rFonts w:ascii="Arial" w:hAnsi="Arial" w:cs="Arial"/>
        </w:rPr>
      </w:pPr>
    </w:p>
    <w:p w14:paraId="422EF136" w14:textId="6E075F0C" w:rsidR="003F2DFB" w:rsidRPr="007A04E8" w:rsidRDefault="00EA3931" w:rsidP="00766962">
      <w:pPr>
        <w:spacing w:after="0"/>
        <w:rPr>
          <w:rFonts w:ascii="Arial" w:hAnsi="Arial" w:cs="Arial"/>
        </w:rPr>
      </w:pPr>
      <w:r w:rsidRPr="007A04E8">
        <w:rPr>
          <w:rFonts w:ascii="Arial" w:hAnsi="Arial" w:cs="Arial"/>
        </w:rPr>
        <w:t xml:space="preserve">Thus, variations in mass public attitudes towards women can help to explain why some countries have more women legislators than others. Under both ‘supply’ and ‘demand’ theories, positive gender ideologies towards women – ones that believe women should not just be confined to the domestic sphere, that women are </w:t>
      </w:r>
      <w:r w:rsidRPr="007A04E8">
        <w:rPr>
          <w:rFonts w:ascii="Arial" w:hAnsi="Arial" w:cs="Arial"/>
        </w:rPr>
        <w:lastRenderedPageBreak/>
        <w:t xml:space="preserve">competent in leadership positions, and so on – are associated with greater amounts of descriptive representation. From the supply side, Fox and Lawless (2024) find that lower rates of women in positions of political leadership can be accounted for due to the gender gap in political ambition: using US national samples of men and women in the four professions most common amongst officeholders, they found that there was a steady difference of 16 percentage points from 2001-2024 between men and women regarding whether or not they would run for office. On the demand side, Clark and </w:t>
      </w:r>
      <w:proofErr w:type="spellStart"/>
      <w:r w:rsidRPr="007A04E8">
        <w:rPr>
          <w:rFonts w:ascii="Arial" w:hAnsi="Arial" w:cs="Arial"/>
        </w:rPr>
        <w:t>Kroska</w:t>
      </w:r>
      <w:proofErr w:type="spellEnd"/>
      <w:r w:rsidRPr="007A04E8">
        <w:rPr>
          <w:rFonts w:ascii="Arial" w:hAnsi="Arial" w:cs="Arial"/>
        </w:rPr>
        <w:t xml:space="preserve"> (2024) find that </w:t>
      </w:r>
      <w:r w:rsidR="00431AD1" w:rsidRPr="007A04E8">
        <w:rPr>
          <w:rFonts w:ascii="Arial" w:hAnsi="Arial" w:cs="Arial"/>
        </w:rPr>
        <w:t xml:space="preserve">the gender ideology of voters accounts for the underrepresentation of women in political roles. Using a fractional response model with a logit estimator and controlling for a variety of factors including religiosity, labour force participation, election system, quotas, and GDP per capita, they found that gender attitudes, measured from World Value Survey (WVS) and European Value Study (EVS) data, was strongly associated with the number of women in parliament. In a closer case study, </w:t>
      </w:r>
      <w:r w:rsidR="00E56F0E" w:rsidRPr="007A04E8">
        <w:rPr>
          <w:rFonts w:ascii="Arial" w:hAnsi="Arial" w:cs="Arial"/>
        </w:rPr>
        <w:t xml:space="preserve">Stewart, Clarke and Borges (2019) examine Clinton’s defeat in the 2016 US Presidential Election, and find that, at the level of individual voter behaviour, voters’ negative attitudes towards women’s roles and statuses in the economy, society, and politics did result in a decision not to vote for her, even when controlling for other factors. </w:t>
      </w:r>
    </w:p>
    <w:p w14:paraId="55DCCE52" w14:textId="77777777" w:rsidR="00E56F0E" w:rsidRPr="007A04E8" w:rsidRDefault="00E56F0E" w:rsidP="00766962">
      <w:pPr>
        <w:spacing w:after="0"/>
        <w:rPr>
          <w:rFonts w:ascii="Arial" w:hAnsi="Arial" w:cs="Arial"/>
        </w:rPr>
      </w:pPr>
    </w:p>
    <w:p w14:paraId="2D6A833D" w14:textId="4B6026F8" w:rsidR="0082519A" w:rsidRPr="007A04E8" w:rsidRDefault="00E56F0E" w:rsidP="00C82943">
      <w:pPr>
        <w:spacing w:after="0"/>
        <w:rPr>
          <w:rFonts w:ascii="Arial" w:hAnsi="Arial" w:cs="Arial"/>
        </w:rPr>
      </w:pPr>
      <w:r w:rsidRPr="007A04E8">
        <w:rPr>
          <w:rFonts w:ascii="Arial" w:hAnsi="Arial" w:cs="Arial"/>
        </w:rPr>
        <w:t xml:space="preserve">Such gender ideologies are shaped by a myriad of cultural norms, which are underpinned by both traditional practices and, in some countries, an increasingly modernised social landscape. Using Afrobarometer V survey data from 2011-2012, as well as the Ethnographic Atlas’ database on kinship practices, Robinson and Gottlieb (2019) found that the cultural practice of </w:t>
      </w:r>
      <w:proofErr w:type="spellStart"/>
      <w:r w:rsidRPr="007A04E8">
        <w:rPr>
          <w:rFonts w:ascii="Arial" w:hAnsi="Arial" w:cs="Arial"/>
        </w:rPr>
        <w:t>matrilineality</w:t>
      </w:r>
      <w:proofErr w:type="spellEnd"/>
      <w:r w:rsidRPr="007A04E8">
        <w:rPr>
          <w:rFonts w:ascii="Arial" w:hAnsi="Arial" w:cs="Arial"/>
        </w:rPr>
        <w:t xml:space="preserve"> has a statistically significant relationship with closing the gender gap for political participation. Investigating further into the causal mechanism, they found through a case study of Malawi that </w:t>
      </w:r>
      <w:proofErr w:type="spellStart"/>
      <w:r w:rsidRPr="007A04E8">
        <w:rPr>
          <w:rFonts w:ascii="Arial" w:hAnsi="Arial" w:cs="Arial"/>
        </w:rPr>
        <w:t>matrilineality</w:t>
      </w:r>
      <w:proofErr w:type="spellEnd"/>
      <w:r w:rsidRPr="007A04E8">
        <w:rPr>
          <w:rFonts w:ascii="Arial" w:hAnsi="Arial" w:cs="Arial"/>
        </w:rPr>
        <w:t xml:space="preserve"> has this impact through the transfer of more progressive norms about the role of women in society, rather than resource-mobilisation theories about land ownership or education opportunities for women. Once again, such cultural norms can also influence the supply side of women in politics. Taking data on the parents of all elected municipal councillors and parliamentarians in Sweden from 1974-2018, </w:t>
      </w:r>
      <w:proofErr w:type="spellStart"/>
      <w:r w:rsidRPr="007A04E8">
        <w:rPr>
          <w:rFonts w:ascii="Arial" w:hAnsi="Arial" w:cs="Arial"/>
        </w:rPr>
        <w:t>Gruneau</w:t>
      </w:r>
      <w:proofErr w:type="spellEnd"/>
      <w:r w:rsidRPr="007A04E8">
        <w:rPr>
          <w:rFonts w:ascii="Arial" w:hAnsi="Arial" w:cs="Arial"/>
        </w:rPr>
        <w:t xml:space="preserve"> and </w:t>
      </w:r>
      <w:proofErr w:type="spellStart"/>
      <w:r w:rsidRPr="007A04E8">
        <w:rPr>
          <w:rFonts w:ascii="Arial" w:hAnsi="Arial" w:cs="Arial"/>
        </w:rPr>
        <w:t>Rickne</w:t>
      </w:r>
      <w:proofErr w:type="spellEnd"/>
      <w:r w:rsidRPr="007A04E8">
        <w:rPr>
          <w:rFonts w:ascii="Arial" w:hAnsi="Arial" w:cs="Arial"/>
        </w:rPr>
        <w:t xml:space="preserve"> (2024) argue that </w:t>
      </w:r>
      <w:r w:rsidR="00C82943" w:rsidRPr="007A04E8">
        <w:rPr>
          <w:rFonts w:ascii="Arial" w:hAnsi="Arial" w:cs="Arial"/>
        </w:rPr>
        <w:t>throughout parliamentarians in the 1970s and 1980s, female politicians were likely to come from households with working mothers; the pattern no longer held after the introduction of national quotas in the 1990s, as participation grew overall. However, this does not detract from the overarching thesis – in fact, it demonstrates that shifts in individual ideologies about the role of women beyond the home, whether through early-life, private socialisation or through changes in broad cultural attitude, are impactful for women’s participation in politics.</w:t>
      </w:r>
      <w:ins w:id="5" w:author="Faye Chang" w:date="2024-11-08T17:40:00Z" w16du:dateUtc="2024-11-08T17:40:00Z">
        <w:r w:rsidR="00045CE2">
          <w:rPr>
            <w:rFonts w:ascii="Arial" w:hAnsi="Arial" w:cs="Arial"/>
          </w:rPr>
          <w:t xml:space="preserve"> Discussion here leans more empirical, loses out some of the theoretical stuff</w:t>
        </w:r>
      </w:ins>
      <w:ins w:id="6" w:author="Faye Chang" w:date="2024-11-08T17:41:00Z" w16du:dateUtc="2024-11-08T17:41:00Z">
        <w:r w:rsidR="00045CE2">
          <w:rPr>
            <w:rFonts w:ascii="Arial" w:hAnsi="Arial" w:cs="Arial"/>
          </w:rPr>
          <w:t xml:space="preserve"> – earlier stuff </w:t>
        </w:r>
      </w:ins>
      <w:ins w:id="7" w:author="Faye Chang" w:date="2024-11-08T17:42:00Z" w16du:dateUtc="2024-11-08T17:42:00Z">
        <w:r w:rsidR="00045CE2">
          <w:rPr>
            <w:rFonts w:ascii="Arial" w:hAnsi="Arial" w:cs="Arial"/>
          </w:rPr>
          <w:t>was the opposite direction</w:t>
        </w:r>
      </w:ins>
    </w:p>
    <w:p w14:paraId="4418C076" w14:textId="77777777" w:rsidR="00C82943" w:rsidRPr="007A04E8" w:rsidRDefault="00C82943" w:rsidP="00C82943">
      <w:pPr>
        <w:spacing w:after="0"/>
        <w:rPr>
          <w:rFonts w:ascii="Arial" w:hAnsi="Arial" w:cs="Arial"/>
        </w:rPr>
      </w:pPr>
    </w:p>
    <w:p w14:paraId="7995A552" w14:textId="69708B88" w:rsidR="00C82943" w:rsidRPr="007A04E8" w:rsidRDefault="009B0786" w:rsidP="00C82943">
      <w:pPr>
        <w:spacing w:after="0"/>
        <w:rPr>
          <w:rFonts w:ascii="Arial" w:hAnsi="Arial" w:cs="Arial"/>
        </w:rPr>
      </w:pPr>
      <w:r w:rsidRPr="007A04E8">
        <w:rPr>
          <w:rFonts w:ascii="Arial" w:hAnsi="Arial" w:cs="Arial"/>
        </w:rPr>
        <w:t xml:space="preserve">Thus, both changes in institutional structure and social beliefs are necessary to explain international variations in women’s parliamentary representation. In fact, a </w:t>
      </w:r>
      <w:r w:rsidRPr="007A04E8">
        <w:rPr>
          <w:rFonts w:ascii="Arial" w:hAnsi="Arial" w:cs="Arial"/>
        </w:rPr>
        <w:lastRenderedPageBreak/>
        <w:t xml:space="preserve">combination of the two are required for representation to not just increase numerically, but </w:t>
      </w:r>
      <w:r w:rsidR="0055611A" w:rsidRPr="007A04E8">
        <w:rPr>
          <w:rFonts w:ascii="Arial" w:hAnsi="Arial" w:cs="Arial"/>
        </w:rPr>
        <w:t xml:space="preserve">to </w:t>
      </w:r>
      <w:r w:rsidRPr="007A04E8">
        <w:rPr>
          <w:rFonts w:ascii="Arial" w:hAnsi="Arial" w:cs="Arial"/>
        </w:rPr>
        <w:t xml:space="preserve">be meaningful substantially. </w:t>
      </w:r>
    </w:p>
    <w:p w14:paraId="453EF0C6" w14:textId="77777777" w:rsidR="00D00FF5" w:rsidRDefault="00D00FF5" w:rsidP="00C82943">
      <w:pPr>
        <w:spacing w:after="0"/>
        <w:rPr>
          <w:ins w:id="8" w:author="Faye Chang" w:date="2024-11-08T17:43:00Z" w16du:dateUtc="2024-11-08T17:43:00Z"/>
          <w:rFonts w:ascii="Arial" w:hAnsi="Arial" w:cs="Arial"/>
        </w:rPr>
      </w:pPr>
    </w:p>
    <w:p w14:paraId="7A6B0E9B" w14:textId="5851628F" w:rsidR="0055611A" w:rsidRDefault="00045CE2" w:rsidP="00C82943">
      <w:pPr>
        <w:spacing w:after="0"/>
        <w:rPr>
          <w:ins w:id="9" w:author="Faye Chang" w:date="2024-11-08T17:41:00Z" w16du:dateUtc="2024-11-08T17:41:00Z"/>
          <w:rFonts w:ascii="Arial" w:hAnsi="Arial" w:cs="Arial"/>
        </w:rPr>
      </w:pPr>
      <w:ins w:id="10" w:author="Faye Chang" w:date="2024-11-08T17:40:00Z" w16du:dateUtc="2024-11-08T17:40:00Z">
        <w:r>
          <w:rPr>
            <w:rFonts w:ascii="Arial" w:hAnsi="Arial" w:cs="Arial"/>
          </w:rPr>
          <w:t xml:space="preserve">Try to have more discussion between the types of explanations: endogeneity of outcomes, institutions, demands; </w:t>
        </w:r>
      </w:ins>
      <w:ins w:id="11" w:author="Faye Chang" w:date="2024-11-08T17:41:00Z" w16du:dateUtc="2024-11-08T17:41:00Z">
        <w:r>
          <w:rPr>
            <w:rFonts w:ascii="Arial" w:hAnsi="Arial" w:cs="Arial"/>
          </w:rPr>
          <w:t>interactions between outcome and structure</w:t>
        </w:r>
      </w:ins>
    </w:p>
    <w:p w14:paraId="7C1FA4A0" w14:textId="294FBEF1" w:rsidR="00045CE2" w:rsidRDefault="00045CE2" w:rsidP="00C82943">
      <w:pPr>
        <w:spacing w:after="0"/>
        <w:rPr>
          <w:ins w:id="12" w:author="Faye Chang" w:date="2024-11-08T17:43:00Z" w16du:dateUtc="2024-11-08T17:43:00Z"/>
          <w:rFonts w:ascii="Arial" w:hAnsi="Arial" w:cs="Arial"/>
        </w:rPr>
      </w:pPr>
      <w:ins w:id="13" w:author="Faye Chang" w:date="2024-11-08T17:41:00Z" w16du:dateUtc="2024-11-08T17:41:00Z">
        <w:r>
          <w:rPr>
            <w:rFonts w:ascii="Arial" w:hAnsi="Arial" w:cs="Arial"/>
          </w:rPr>
          <w:t xml:space="preserve">How do we explain the institutional differences (might go beyond) </w:t>
        </w:r>
        <w:r w:rsidRPr="00045CE2">
          <w:rPr>
            <w:rFonts w:ascii="Arial" w:hAnsi="Arial" w:cs="Arial"/>
          </w:rPr>
          <w:sym w:font="Wingdings" w:char="F0E0"/>
        </w:r>
        <w:r>
          <w:rPr>
            <w:rFonts w:ascii="Arial" w:hAnsi="Arial" w:cs="Arial"/>
          </w:rPr>
          <w:t xml:space="preserve"> would help with endogeneity discussions</w:t>
        </w:r>
      </w:ins>
    </w:p>
    <w:p w14:paraId="407ADAB7" w14:textId="77777777" w:rsidR="00D00FF5" w:rsidRPr="007A04E8" w:rsidRDefault="00D00FF5" w:rsidP="00C82943">
      <w:pPr>
        <w:spacing w:after="0"/>
        <w:rPr>
          <w:rFonts w:ascii="Arial" w:hAnsi="Arial" w:cs="Arial"/>
        </w:rPr>
      </w:pPr>
    </w:p>
    <w:p w14:paraId="718E803B" w14:textId="383C3C95" w:rsidR="0055611A" w:rsidRPr="007A04E8" w:rsidRDefault="0055611A" w:rsidP="00C82943">
      <w:pPr>
        <w:spacing w:after="0"/>
        <w:rPr>
          <w:rFonts w:ascii="Arial" w:hAnsi="Arial" w:cs="Arial"/>
        </w:rPr>
      </w:pPr>
      <w:r w:rsidRPr="007A04E8">
        <w:rPr>
          <w:rFonts w:ascii="Arial" w:hAnsi="Arial" w:cs="Arial"/>
          <w:b/>
          <w:bCs/>
        </w:rPr>
        <w:t>Bibliography</w:t>
      </w:r>
    </w:p>
    <w:p w14:paraId="14C27F4F" w14:textId="7DFD2EA9" w:rsidR="0055611A" w:rsidRPr="007A04E8" w:rsidRDefault="0055611A" w:rsidP="00C82943">
      <w:pPr>
        <w:spacing w:after="0"/>
        <w:rPr>
          <w:rFonts w:ascii="Arial" w:hAnsi="Arial" w:cs="Arial"/>
        </w:rPr>
      </w:pPr>
    </w:p>
    <w:p w14:paraId="4B923541" w14:textId="52CB3DFC" w:rsidR="007A04E8" w:rsidRPr="007A04E8" w:rsidRDefault="007A04E8" w:rsidP="007A04E8">
      <w:pPr>
        <w:spacing w:after="0"/>
        <w:rPr>
          <w:rFonts w:ascii="Arial" w:hAnsi="Arial" w:cs="Arial"/>
        </w:rPr>
      </w:pPr>
      <w:r w:rsidRPr="007A04E8">
        <w:rPr>
          <w:rFonts w:ascii="Arial" w:hAnsi="Arial" w:cs="Arial"/>
        </w:rPr>
        <w:t xml:space="preserve">Astudillo, Javier, and Andreu </w:t>
      </w:r>
      <w:proofErr w:type="spellStart"/>
      <w:r w:rsidRPr="007A04E8">
        <w:rPr>
          <w:rFonts w:ascii="Arial" w:hAnsi="Arial" w:cs="Arial"/>
        </w:rPr>
        <w:t>Paneque</w:t>
      </w:r>
      <w:proofErr w:type="spellEnd"/>
      <w:r w:rsidRPr="007A04E8">
        <w:rPr>
          <w:rFonts w:ascii="Arial" w:hAnsi="Arial" w:cs="Arial"/>
        </w:rPr>
        <w:t>. 2021. “Do Party Primaries Punish Women? Revisiting the Trade-</w:t>
      </w:r>
      <w:r w:rsidR="0036738C">
        <w:rPr>
          <w:rFonts w:ascii="Arial" w:hAnsi="Arial" w:cs="Arial"/>
        </w:rPr>
        <w:t>Off</w:t>
      </w:r>
      <w:r w:rsidRPr="007A04E8">
        <w:rPr>
          <w:rFonts w:ascii="Arial" w:hAnsi="Arial" w:cs="Arial"/>
        </w:rPr>
        <w:t xml:space="preserve"> Between the Inclusion of Party Members and the Selection of Women as Party Leaders.” Party Politics 4(2).</w:t>
      </w:r>
    </w:p>
    <w:p w14:paraId="707752E8" w14:textId="3CF5EBA2" w:rsidR="007A04E8" w:rsidRPr="007A04E8" w:rsidRDefault="007A04E8" w:rsidP="007A04E8">
      <w:pPr>
        <w:spacing w:after="0"/>
        <w:rPr>
          <w:rFonts w:ascii="Arial" w:hAnsi="Arial" w:cs="Arial"/>
        </w:rPr>
      </w:pPr>
      <w:r w:rsidRPr="007A04E8">
        <w:rPr>
          <w:rFonts w:ascii="Arial" w:hAnsi="Arial" w:cs="Arial"/>
        </w:rPr>
        <w:t xml:space="preserve">Chattopadhyay, </w:t>
      </w:r>
      <w:proofErr w:type="spellStart"/>
      <w:r w:rsidRPr="007A04E8">
        <w:rPr>
          <w:rFonts w:ascii="Arial" w:hAnsi="Arial" w:cs="Arial"/>
        </w:rPr>
        <w:t>Raghabendra</w:t>
      </w:r>
      <w:proofErr w:type="spellEnd"/>
      <w:r w:rsidRPr="007A04E8">
        <w:rPr>
          <w:rFonts w:ascii="Arial" w:hAnsi="Arial" w:cs="Arial"/>
        </w:rPr>
        <w:t xml:space="preserve">, and Esther Duflo. 2004. “Women as Policy Makers: Evidence From a Randomized Policy Experiment in India.” </w:t>
      </w:r>
      <w:proofErr w:type="spellStart"/>
      <w:r w:rsidRPr="007A04E8">
        <w:rPr>
          <w:rFonts w:ascii="Arial" w:hAnsi="Arial" w:cs="Arial"/>
        </w:rPr>
        <w:t>Econometrica</w:t>
      </w:r>
      <w:proofErr w:type="spellEnd"/>
      <w:r w:rsidRPr="007A04E8">
        <w:rPr>
          <w:rFonts w:ascii="Arial" w:hAnsi="Arial" w:cs="Arial"/>
        </w:rPr>
        <w:t xml:space="preserve"> 72(5): 1409–43.</w:t>
      </w:r>
    </w:p>
    <w:p w14:paraId="3B7B605E" w14:textId="73F0E9AD" w:rsidR="007A04E8" w:rsidRPr="007A04E8" w:rsidRDefault="0055611A" w:rsidP="007A04E8">
      <w:pPr>
        <w:spacing w:after="0"/>
        <w:rPr>
          <w:rFonts w:ascii="Arial" w:hAnsi="Arial" w:cs="Arial"/>
        </w:rPr>
      </w:pPr>
      <w:r w:rsidRPr="0055611A">
        <w:rPr>
          <w:rFonts w:ascii="Arial" w:hAnsi="Arial" w:cs="Arial"/>
        </w:rPr>
        <w:t xml:space="preserve">Clark, Rob, and Amy </w:t>
      </w:r>
      <w:proofErr w:type="spellStart"/>
      <w:r w:rsidRPr="0055611A">
        <w:rPr>
          <w:rFonts w:ascii="Arial" w:hAnsi="Arial" w:cs="Arial"/>
        </w:rPr>
        <w:t>Kroska</w:t>
      </w:r>
      <w:proofErr w:type="spellEnd"/>
      <w:r w:rsidRPr="0055611A">
        <w:rPr>
          <w:rFonts w:ascii="Arial" w:hAnsi="Arial" w:cs="Arial"/>
        </w:rPr>
        <w:t>. 2024. “Free to Represent You and Me: Gender Attitudes and Women’s Share of Parliament, 1995–2021.” Social Science Research 122</w:t>
      </w:r>
    </w:p>
    <w:p w14:paraId="3CECA478" w14:textId="7C4183E3" w:rsidR="007A04E8" w:rsidRDefault="007A04E8" w:rsidP="007A04E8">
      <w:pPr>
        <w:spacing w:after="0"/>
        <w:rPr>
          <w:rFonts w:ascii="Arial" w:hAnsi="Arial" w:cs="Arial"/>
        </w:rPr>
      </w:pPr>
      <w:r w:rsidRPr="007A04E8">
        <w:rPr>
          <w:rFonts w:ascii="Arial" w:hAnsi="Arial" w:cs="Arial"/>
        </w:rPr>
        <w:t>Clayton, Amanda. 2021. “How Do Electoral Gender Quotas A</w:t>
      </w:r>
      <w:r w:rsidRPr="007A04E8">
        <w:rPr>
          <w:rFonts w:ascii="Cambria Math" w:hAnsi="Cambria Math" w:cs="Cambria Math"/>
        </w:rPr>
        <w:t>ﬀ</w:t>
      </w:r>
      <w:r w:rsidRPr="007A04E8">
        <w:rPr>
          <w:rFonts w:ascii="Arial" w:hAnsi="Arial" w:cs="Arial"/>
        </w:rPr>
        <w:t>ect Policy?” Annual Review of Political Science 24(1): 235–52. </w:t>
      </w:r>
    </w:p>
    <w:p w14:paraId="4E542473" w14:textId="2CEB884C" w:rsidR="007A04E8" w:rsidRPr="007A04E8" w:rsidRDefault="007A04E8" w:rsidP="007A04E8">
      <w:pPr>
        <w:spacing w:after="0"/>
        <w:rPr>
          <w:rFonts w:ascii="Arial" w:hAnsi="Arial" w:cs="Arial"/>
        </w:rPr>
      </w:pPr>
      <w:proofErr w:type="spellStart"/>
      <w:r>
        <w:rPr>
          <w:rFonts w:ascii="Arial" w:hAnsi="Arial" w:cs="Arial"/>
        </w:rPr>
        <w:t>Dahlum</w:t>
      </w:r>
      <w:proofErr w:type="spellEnd"/>
      <w:r>
        <w:rPr>
          <w:rFonts w:ascii="Arial" w:hAnsi="Arial" w:cs="Arial"/>
        </w:rPr>
        <w:t xml:space="preserve">, </w:t>
      </w:r>
      <w:proofErr w:type="spellStart"/>
      <w:r>
        <w:rPr>
          <w:rFonts w:ascii="Arial" w:hAnsi="Arial" w:cs="Arial"/>
        </w:rPr>
        <w:t>Sirianne</w:t>
      </w:r>
      <w:proofErr w:type="spellEnd"/>
      <w:r>
        <w:rPr>
          <w:rFonts w:ascii="Arial" w:hAnsi="Arial" w:cs="Arial"/>
        </w:rPr>
        <w:t xml:space="preserve">, Carl Henrik Knutsen, and Valeriya </w:t>
      </w:r>
      <w:proofErr w:type="spellStart"/>
      <w:r>
        <w:rPr>
          <w:rFonts w:ascii="Arial" w:hAnsi="Arial" w:cs="Arial"/>
        </w:rPr>
        <w:t>Mechkova</w:t>
      </w:r>
      <w:proofErr w:type="spellEnd"/>
      <w:r>
        <w:rPr>
          <w:rFonts w:ascii="Arial" w:hAnsi="Arial" w:cs="Arial"/>
        </w:rPr>
        <w:t xml:space="preserve">. 2022. ‘Women’s political empowerment and economic growth’. World Development 156: 1-19. </w:t>
      </w:r>
    </w:p>
    <w:p w14:paraId="5B9EA0D1" w14:textId="62D89796" w:rsidR="007A04E8" w:rsidRPr="0055611A" w:rsidRDefault="007A04E8" w:rsidP="007A04E8">
      <w:pPr>
        <w:spacing w:after="0"/>
        <w:rPr>
          <w:rFonts w:ascii="Arial" w:hAnsi="Arial" w:cs="Arial"/>
        </w:rPr>
      </w:pPr>
      <w:proofErr w:type="spellStart"/>
      <w:r w:rsidRPr="007A04E8">
        <w:rPr>
          <w:rFonts w:ascii="Arial" w:hAnsi="Arial" w:cs="Arial"/>
        </w:rPr>
        <w:t>Gruneau</w:t>
      </w:r>
      <w:proofErr w:type="spellEnd"/>
      <w:r w:rsidRPr="007A04E8">
        <w:rPr>
          <w:rFonts w:ascii="Arial" w:hAnsi="Arial" w:cs="Arial"/>
        </w:rPr>
        <w:t xml:space="preserve">, Moa </w:t>
      </w:r>
      <w:proofErr w:type="spellStart"/>
      <w:r w:rsidRPr="007A04E8">
        <w:rPr>
          <w:rFonts w:ascii="Arial" w:hAnsi="Arial" w:cs="Arial"/>
        </w:rPr>
        <w:t>Frödin</w:t>
      </w:r>
      <w:proofErr w:type="spellEnd"/>
      <w:r w:rsidRPr="007A04E8">
        <w:rPr>
          <w:rFonts w:ascii="Arial" w:hAnsi="Arial" w:cs="Arial"/>
        </w:rPr>
        <w:t xml:space="preserve">, and Johanna </w:t>
      </w:r>
      <w:proofErr w:type="spellStart"/>
      <w:r w:rsidRPr="007A04E8">
        <w:rPr>
          <w:rFonts w:ascii="Arial" w:hAnsi="Arial" w:cs="Arial"/>
        </w:rPr>
        <w:t>Rickne</w:t>
      </w:r>
      <w:proofErr w:type="spellEnd"/>
      <w:r w:rsidRPr="007A04E8">
        <w:rPr>
          <w:rFonts w:ascii="Arial" w:hAnsi="Arial" w:cs="Arial"/>
        </w:rPr>
        <w:t>. 2024. “Working Mothers and Political Daughters: Intergenerational Dynamics of Women’s Political Officeholding.” British Journal of Political Science</w:t>
      </w:r>
      <w:r>
        <w:rPr>
          <w:rFonts w:ascii="Arial" w:hAnsi="Arial" w:cs="Arial"/>
        </w:rPr>
        <w:t>.</w:t>
      </w:r>
    </w:p>
    <w:p w14:paraId="2D5D447C" w14:textId="1CDAA4D3" w:rsidR="007A04E8" w:rsidRPr="007A04E8" w:rsidRDefault="007A04E8" w:rsidP="007A04E8">
      <w:pPr>
        <w:spacing w:after="0"/>
        <w:rPr>
          <w:rFonts w:ascii="Arial" w:hAnsi="Arial" w:cs="Arial"/>
        </w:rPr>
      </w:pPr>
      <w:proofErr w:type="spellStart"/>
      <w:r w:rsidRPr="007A04E8">
        <w:rPr>
          <w:rFonts w:ascii="Arial" w:hAnsi="Arial" w:cs="Arial"/>
        </w:rPr>
        <w:t>Neundorf</w:t>
      </w:r>
      <w:proofErr w:type="spellEnd"/>
      <w:r w:rsidRPr="007A04E8">
        <w:rPr>
          <w:rFonts w:ascii="Arial" w:hAnsi="Arial" w:cs="Arial"/>
        </w:rPr>
        <w:t xml:space="preserve">, Anja, and Rosalind </w:t>
      </w:r>
      <w:proofErr w:type="spellStart"/>
      <w:r w:rsidRPr="007A04E8">
        <w:rPr>
          <w:rFonts w:ascii="Arial" w:hAnsi="Arial" w:cs="Arial"/>
        </w:rPr>
        <w:t>Shorrocks</w:t>
      </w:r>
      <w:proofErr w:type="spellEnd"/>
      <w:r w:rsidRPr="007A04E8">
        <w:rPr>
          <w:rFonts w:ascii="Arial" w:hAnsi="Arial" w:cs="Arial"/>
        </w:rPr>
        <w:t>. 2021. ‘Revisiting the Impact of Modernization on Support for Women Politicians: The Role of Women’s Political Empowerment’ Comparative Political Studies.</w:t>
      </w:r>
    </w:p>
    <w:p w14:paraId="4B30BBF9" w14:textId="0AF1E77B" w:rsidR="007A04E8" w:rsidRPr="007A04E8" w:rsidRDefault="007A04E8" w:rsidP="007A04E8">
      <w:pPr>
        <w:spacing w:after="0"/>
        <w:rPr>
          <w:rFonts w:ascii="Arial" w:hAnsi="Arial" w:cs="Arial"/>
        </w:rPr>
      </w:pPr>
      <w:proofErr w:type="spellStart"/>
      <w:r w:rsidRPr="007A04E8">
        <w:rPr>
          <w:rFonts w:ascii="Arial" w:hAnsi="Arial" w:cs="Arial"/>
        </w:rPr>
        <w:t>Nyrup</w:t>
      </w:r>
      <w:proofErr w:type="spellEnd"/>
      <w:r w:rsidRPr="007A04E8">
        <w:rPr>
          <w:rFonts w:ascii="Arial" w:hAnsi="Arial" w:cs="Arial"/>
        </w:rPr>
        <w:t>, Jacob, Hikaru Yamagishi, and Stuart Bramwell. 2023. ‘Consolidating Progress: The Selection of Female Ministers in Autocracies and Democracies’. American Political Science Review. </w:t>
      </w:r>
    </w:p>
    <w:p w14:paraId="31D52DBE" w14:textId="7D4A0F54" w:rsidR="007A04E8" w:rsidRPr="007A04E8" w:rsidRDefault="007A04E8" w:rsidP="007A04E8">
      <w:pPr>
        <w:spacing w:after="0"/>
        <w:rPr>
          <w:rFonts w:ascii="Arial" w:hAnsi="Arial" w:cs="Arial"/>
        </w:rPr>
      </w:pPr>
      <w:r w:rsidRPr="007A04E8">
        <w:rPr>
          <w:rFonts w:ascii="Arial" w:hAnsi="Arial" w:cs="Arial"/>
        </w:rPr>
        <w:t>Purcell, Nicole L, and Haruka Nagao. 2023. ‘Women in Leadership in the Party: Women’s Representation in Intra-Party Leadership and Party Positions on Gender Equality in Employment’. Party Politics.</w:t>
      </w:r>
    </w:p>
    <w:p w14:paraId="73A5A4D3" w14:textId="1D3B0BD2" w:rsidR="007A04E8" w:rsidRPr="007A04E8" w:rsidRDefault="007A04E8" w:rsidP="007A04E8">
      <w:pPr>
        <w:spacing w:after="0"/>
        <w:rPr>
          <w:rFonts w:ascii="Arial" w:hAnsi="Arial" w:cs="Arial"/>
        </w:rPr>
      </w:pPr>
      <w:r w:rsidRPr="007A04E8">
        <w:rPr>
          <w:rFonts w:ascii="Arial" w:hAnsi="Arial" w:cs="Arial"/>
        </w:rPr>
        <w:t>Robinson, Amanda Lea, and Jessica Gottlieb. 2019. “How to Close the Gender Gap in Political Participation: Lessons From Matrilineal Societies in Africa.” British Journal of Political Science 62.</w:t>
      </w:r>
    </w:p>
    <w:p w14:paraId="21D0AF45" w14:textId="7D4125F7" w:rsidR="007A04E8" w:rsidRPr="007A04E8" w:rsidRDefault="007A04E8" w:rsidP="007A04E8">
      <w:pPr>
        <w:spacing w:after="0"/>
        <w:rPr>
          <w:rFonts w:ascii="Arial" w:hAnsi="Arial" w:cs="Arial"/>
        </w:rPr>
      </w:pPr>
      <w:r w:rsidRPr="007A04E8">
        <w:rPr>
          <w:rFonts w:ascii="Arial" w:hAnsi="Arial" w:cs="Arial"/>
        </w:rPr>
        <w:t xml:space="preserve">Son, </w:t>
      </w:r>
      <w:proofErr w:type="spellStart"/>
      <w:r w:rsidRPr="007A04E8">
        <w:rPr>
          <w:rFonts w:ascii="Arial" w:hAnsi="Arial" w:cs="Arial"/>
        </w:rPr>
        <w:t>Keonhi</w:t>
      </w:r>
      <w:proofErr w:type="spellEnd"/>
      <w:r w:rsidRPr="007A04E8">
        <w:rPr>
          <w:rFonts w:ascii="Arial" w:hAnsi="Arial" w:cs="Arial"/>
        </w:rPr>
        <w:t>. 2023. ‘The Origin of Social Policy for Women Workers: The Emergence of Paid Maternity Leave in Western Countries’. Comparative Political Studies. </w:t>
      </w:r>
    </w:p>
    <w:p w14:paraId="56666211" w14:textId="475A7B27" w:rsidR="007A04E8" w:rsidRPr="007A04E8" w:rsidRDefault="007A04E8" w:rsidP="007A04E8">
      <w:pPr>
        <w:spacing w:after="0"/>
        <w:rPr>
          <w:rFonts w:ascii="Arial" w:hAnsi="Arial" w:cs="Arial"/>
        </w:rPr>
      </w:pPr>
      <w:r w:rsidRPr="007A04E8">
        <w:rPr>
          <w:rFonts w:ascii="Arial" w:hAnsi="Arial" w:cs="Arial"/>
        </w:rPr>
        <w:t>Stewart, Marianne C, Harold D Clarke, and Walter Borges. 2019. “Hillary's Hypothesis About Attitudes Towards Women and Voting in the 2016 Presidential Election.” Electoral Studies. </w:t>
      </w:r>
    </w:p>
    <w:p w14:paraId="357B0526" w14:textId="77777777" w:rsidR="007A04E8" w:rsidRPr="007A04E8" w:rsidRDefault="007A04E8" w:rsidP="007A04E8">
      <w:pPr>
        <w:spacing w:after="0"/>
        <w:rPr>
          <w:rFonts w:ascii="Arial" w:hAnsi="Arial" w:cs="Arial"/>
        </w:rPr>
      </w:pPr>
      <w:proofErr w:type="spellStart"/>
      <w:r w:rsidRPr="007A04E8">
        <w:rPr>
          <w:rFonts w:ascii="Arial" w:hAnsi="Arial" w:cs="Arial"/>
        </w:rPr>
        <w:lastRenderedPageBreak/>
        <w:t>Stockemer</w:t>
      </w:r>
      <w:proofErr w:type="spellEnd"/>
      <w:r w:rsidRPr="007A04E8">
        <w:rPr>
          <w:rFonts w:ascii="Arial" w:hAnsi="Arial" w:cs="Arial"/>
        </w:rPr>
        <w:t xml:space="preserve">, Daniel, and Aksel </w:t>
      </w:r>
      <w:proofErr w:type="spellStart"/>
      <w:r w:rsidRPr="007A04E8">
        <w:rPr>
          <w:rFonts w:ascii="Arial" w:hAnsi="Arial" w:cs="Arial"/>
        </w:rPr>
        <w:t>Sundström</w:t>
      </w:r>
      <w:proofErr w:type="spellEnd"/>
      <w:r w:rsidRPr="007A04E8">
        <w:rPr>
          <w:rFonts w:ascii="Arial" w:hAnsi="Arial" w:cs="Arial"/>
        </w:rPr>
        <w:t>. 2017. “Women in Cabinets: the Role of Party Ideology and Government Turnover.” Party Politics 24(6): 663–73.</w:t>
      </w:r>
    </w:p>
    <w:p w14:paraId="4B815959" w14:textId="77777777" w:rsidR="007A04E8" w:rsidRPr="007A04E8" w:rsidRDefault="007A04E8" w:rsidP="007A04E8">
      <w:pPr>
        <w:spacing w:after="0"/>
        <w:rPr>
          <w:rFonts w:ascii="Arial" w:hAnsi="Arial" w:cs="Arial"/>
        </w:rPr>
      </w:pPr>
    </w:p>
    <w:p w14:paraId="4EBCBFCD" w14:textId="77777777" w:rsidR="0055611A" w:rsidRPr="007A04E8" w:rsidRDefault="0055611A" w:rsidP="00C82943">
      <w:pPr>
        <w:spacing w:after="0"/>
        <w:rPr>
          <w:rFonts w:ascii="Arial" w:hAnsi="Arial" w:cs="Arial"/>
        </w:rPr>
      </w:pPr>
    </w:p>
    <w:sectPr w:rsidR="0055611A" w:rsidRPr="007A04E8" w:rsidSect="002C0AF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11451B"/>
    <w:multiLevelType w:val="multilevel"/>
    <w:tmpl w:val="B940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03413"/>
    <w:multiLevelType w:val="multilevel"/>
    <w:tmpl w:val="0D5E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366C6"/>
    <w:multiLevelType w:val="hybridMultilevel"/>
    <w:tmpl w:val="84541476"/>
    <w:lvl w:ilvl="0" w:tplc="398880AA">
      <w:numFmt w:val="bullet"/>
      <w:lvlText w:val="-"/>
      <w:lvlJc w:val="left"/>
      <w:pPr>
        <w:ind w:left="720" w:hanging="360"/>
      </w:pPr>
      <w:rPr>
        <w:rFonts w:ascii="Arial" w:eastAsiaTheme="minorEastAsia"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D694BE9"/>
    <w:multiLevelType w:val="multilevel"/>
    <w:tmpl w:val="F76C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5A517D"/>
    <w:multiLevelType w:val="multilevel"/>
    <w:tmpl w:val="BE44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5362A9"/>
    <w:multiLevelType w:val="multilevel"/>
    <w:tmpl w:val="7DB4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532197">
    <w:abstractNumId w:val="2"/>
  </w:num>
  <w:num w:numId="2" w16cid:durableId="850876817">
    <w:abstractNumId w:val="1"/>
  </w:num>
  <w:num w:numId="3" w16cid:durableId="295839730">
    <w:abstractNumId w:val="3"/>
  </w:num>
  <w:num w:numId="4" w16cid:durableId="332994884">
    <w:abstractNumId w:val="4"/>
  </w:num>
  <w:num w:numId="5" w16cid:durableId="929386590">
    <w:abstractNumId w:val="5"/>
  </w:num>
  <w:num w:numId="6" w16cid:durableId="15917710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aye Chang">
    <w15:presenceInfo w15:providerId="Windows Live" w15:userId="d1fb1e0b93f44b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5FB"/>
    <w:rsid w:val="00045CE2"/>
    <w:rsid w:val="00061F4D"/>
    <w:rsid w:val="000E3F1C"/>
    <w:rsid w:val="000F0B55"/>
    <w:rsid w:val="001E2530"/>
    <w:rsid w:val="002C0AF1"/>
    <w:rsid w:val="00352047"/>
    <w:rsid w:val="0036738C"/>
    <w:rsid w:val="003F2DFB"/>
    <w:rsid w:val="0041337D"/>
    <w:rsid w:val="00431AD1"/>
    <w:rsid w:val="005211AA"/>
    <w:rsid w:val="0055611A"/>
    <w:rsid w:val="00600EB8"/>
    <w:rsid w:val="0069677E"/>
    <w:rsid w:val="006B20F2"/>
    <w:rsid w:val="00766962"/>
    <w:rsid w:val="007A04E8"/>
    <w:rsid w:val="0082519A"/>
    <w:rsid w:val="00846CD1"/>
    <w:rsid w:val="00936F6C"/>
    <w:rsid w:val="00953076"/>
    <w:rsid w:val="009749FD"/>
    <w:rsid w:val="009B0786"/>
    <w:rsid w:val="009B5EFC"/>
    <w:rsid w:val="009E05FB"/>
    <w:rsid w:val="009E18A0"/>
    <w:rsid w:val="00C82943"/>
    <w:rsid w:val="00D00FF5"/>
    <w:rsid w:val="00D4634F"/>
    <w:rsid w:val="00E04E80"/>
    <w:rsid w:val="00E56F0E"/>
    <w:rsid w:val="00E85EF6"/>
    <w:rsid w:val="00E93728"/>
    <w:rsid w:val="00E96C54"/>
    <w:rsid w:val="00EA3931"/>
    <w:rsid w:val="00EC01FA"/>
    <w:rsid w:val="00EF7390"/>
    <w:rsid w:val="00F32FE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03CCD20"/>
  <w15:chartTrackingRefBased/>
  <w15:docId w15:val="{8960D57D-3011-294D-80E6-27029FBBC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5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5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5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5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5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5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5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5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5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5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5FB"/>
    <w:rPr>
      <w:rFonts w:eastAsiaTheme="majorEastAsia" w:cstheme="majorBidi"/>
      <w:color w:val="272727" w:themeColor="text1" w:themeTint="D8"/>
    </w:rPr>
  </w:style>
  <w:style w:type="paragraph" w:styleId="Title">
    <w:name w:val="Title"/>
    <w:basedOn w:val="Normal"/>
    <w:next w:val="Normal"/>
    <w:link w:val="TitleChar"/>
    <w:uiPriority w:val="10"/>
    <w:qFormat/>
    <w:rsid w:val="009E0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5FB"/>
    <w:pPr>
      <w:spacing w:before="160"/>
      <w:jc w:val="center"/>
    </w:pPr>
    <w:rPr>
      <w:i/>
      <w:iCs/>
      <w:color w:val="404040" w:themeColor="text1" w:themeTint="BF"/>
    </w:rPr>
  </w:style>
  <w:style w:type="character" w:customStyle="1" w:styleId="QuoteChar">
    <w:name w:val="Quote Char"/>
    <w:basedOn w:val="DefaultParagraphFont"/>
    <w:link w:val="Quote"/>
    <w:uiPriority w:val="29"/>
    <w:rsid w:val="009E05FB"/>
    <w:rPr>
      <w:i/>
      <w:iCs/>
      <w:color w:val="404040" w:themeColor="text1" w:themeTint="BF"/>
    </w:rPr>
  </w:style>
  <w:style w:type="paragraph" w:styleId="ListParagraph">
    <w:name w:val="List Paragraph"/>
    <w:basedOn w:val="Normal"/>
    <w:uiPriority w:val="34"/>
    <w:qFormat/>
    <w:rsid w:val="009E05FB"/>
    <w:pPr>
      <w:ind w:left="720"/>
      <w:contextualSpacing/>
    </w:pPr>
  </w:style>
  <w:style w:type="character" w:styleId="IntenseEmphasis">
    <w:name w:val="Intense Emphasis"/>
    <w:basedOn w:val="DefaultParagraphFont"/>
    <w:uiPriority w:val="21"/>
    <w:qFormat/>
    <w:rsid w:val="009E05FB"/>
    <w:rPr>
      <w:i/>
      <w:iCs/>
      <w:color w:val="0F4761" w:themeColor="accent1" w:themeShade="BF"/>
    </w:rPr>
  </w:style>
  <w:style w:type="paragraph" w:styleId="IntenseQuote">
    <w:name w:val="Intense Quote"/>
    <w:basedOn w:val="Normal"/>
    <w:next w:val="Normal"/>
    <w:link w:val="IntenseQuoteChar"/>
    <w:uiPriority w:val="30"/>
    <w:qFormat/>
    <w:rsid w:val="009E0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5FB"/>
    <w:rPr>
      <w:i/>
      <w:iCs/>
      <w:color w:val="0F4761" w:themeColor="accent1" w:themeShade="BF"/>
    </w:rPr>
  </w:style>
  <w:style w:type="character" w:styleId="IntenseReference">
    <w:name w:val="Intense Reference"/>
    <w:basedOn w:val="DefaultParagraphFont"/>
    <w:uiPriority w:val="32"/>
    <w:qFormat/>
    <w:rsid w:val="009E05FB"/>
    <w:rPr>
      <w:b/>
      <w:bCs/>
      <w:smallCaps/>
      <w:color w:val="0F4761" w:themeColor="accent1" w:themeShade="BF"/>
      <w:spacing w:val="5"/>
    </w:rPr>
  </w:style>
  <w:style w:type="paragraph" w:styleId="NormalWeb">
    <w:name w:val="Normal (Web)"/>
    <w:basedOn w:val="Normal"/>
    <w:uiPriority w:val="99"/>
    <w:unhideWhenUsed/>
    <w:rsid w:val="006B20F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045CE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878336">
      <w:bodyDiv w:val="1"/>
      <w:marLeft w:val="0"/>
      <w:marRight w:val="0"/>
      <w:marTop w:val="0"/>
      <w:marBottom w:val="0"/>
      <w:divBdr>
        <w:top w:val="none" w:sz="0" w:space="0" w:color="auto"/>
        <w:left w:val="none" w:sz="0" w:space="0" w:color="auto"/>
        <w:bottom w:val="none" w:sz="0" w:space="0" w:color="auto"/>
        <w:right w:val="none" w:sz="0" w:space="0" w:color="auto"/>
      </w:divBdr>
    </w:div>
    <w:div w:id="76293508">
      <w:bodyDiv w:val="1"/>
      <w:marLeft w:val="0"/>
      <w:marRight w:val="0"/>
      <w:marTop w:val="0"/>
      <w:marBottom w:val="0"/>
      <w:divBdr>
        <w:top w:val="none" w:sz="0" w:space="0" w:color="auto"/>
        <w:left w:val="none" w:sz="0" w:space="0" w:color="auto"/>
        <w:bottom w:val="none" w:sz="0" w:space="0" w:color="auto"/>
        <w:right w:val="none" w:sz="0" w:space="0" w:color="auto"/>
      </w:divBdr>
    </w:div>
    <w:div w:id="125128181">
      <w:bodyDiv w:val="1"/>
      <w:marLeft w:val="0"/>
      <w:marRight w:val="0"/>
      <w:marTop w:val="0"/>
      <w:marBottom w:val="0"/>
      <w:divBdr>
        <w:top w:val="none" w:sz="0" w:space="0" w:color="auto"/>
        <w:left w:val="none" w:sz="0" w:space="0" w:color="auto"/>
        <w:bottom w:val="none" w:sz="0" w:space="0" w:color="auto"/>
        <w:right w:val="none" w:sz="0" w:space="0" w:color="auto"/>
      </w:divBdr>
    </w:div>
    <w:div w:id="139883549">
      <w:bodyDiv w:val="1"/>
      <w:marLeft w:val="0"/>
      <w:marRight w:val="0"/>
      <w:marTop w:val="0"/>
      <w:marBottom w:val="0"/>
      <w:divBdr>
        <w:top w:val="none" w:sz="0" w:space="0" w:color="auto"/>
        <w:left w:val="none" w:sz="0" w:space="0" w:color="auto"/>
        <w:bottom w:val="none" w:sz="0" w:space="0" w:color="auto"/>
        <w:right w:val="none" w:sz="0" w:space="0" w:color="auto"/>
      </w:divBdr>
    </w:div>
    <w:div w:id="226459529">
      <w:bodyDiv w:val="1"/>
      <w:marLeft w:val="0"/>
      <w:marRight w:val="0"/>
      <w:marTop w:val="0"/>
      <w:marBottom w:val="0"/>
      <w:divBdr>
        <w:top w:val="none" w:sz="0" w:space="0" w:color="auto"/>
        <w:left w:val="none" w:sz="0" w:space="0" w:color="auto"/>
        <w:bottom w:val="none" w:sz="0" w:space="0" w:color="auto"/>
        <w:right w:val="none" w:sz="0" w:space="0" w:color="auto"/>
      </w:divBdr>
    </w:div>
    <w:div w:id="242842093">
      <w:bodyDiv w:val="1"/>
      <w:marLeft w:val="0"/>
      <w:marRight w:val="0"/>
      <w:marTop w:val="0"/>
      <w:marBottom w:val="0"/>
      <w:divBdr>
        <w:top w:val="none" w:sz="0" w:space="0" w:color="auto"/>
        <w:left w:val="none" w:sz="0" w:space="0" w:color="auto"/>
        <w:bottom w:val="none" w:sz="0" w:space="0" w:color="auto"/>
        <w:right w:val="none" w:sz="0" w:space="0" w:color="auto"/>
      </w:divBdr>
    </w:div>
    <w:div w:id="292374438">
      <w:bodyDiv w:val="1"/>
      <w:marLeft w:val="0"/>
      <w:marRight w:val="0"/>
      <w:marTop w:val="0"/>
      <w:marBottom w:val="0"/>
      <w:divBdr>
        <w:top w:val="none" w:sz="0" w:space="0" w:color="auto"/>
        <w:left w:val="none" w:sz="0" w:space="0" w:color="auto"/>
        <w:bottom w:val="none" w:sz="0" w:space="0" w:color="auto"/>
        <w:right w:val="none" w:sz="0" w:space="0" w:color="auto"/>
      </w:divBdr>
    </w:div>
    <w:div w:id="360592641">
      <w:bodyDiv w:val="1"/>
      <w:marLeft w:val="0"/>
      <w:marRight w:val="0"/>
      <w:marTop w:val="0"/>
      <w:marBottom w:val="0"/>
      <w:divBdr>
        <w:top w:val="none" w:sz="0" w:space="0" w:color="auto"/>
        <w:left w:val="none" w:sz="0" w:space="0" w:color="auto"/>
        <w:bottom w:val="none" w:sz="0" w:space="0" w:color="auto"/>
        <w:right w:val="none" w:sz="0" w:space="0" w:color="auto"/>
      </w:divBdr>
    </w:div>
    <w:div w:id="361706585">
      <w:bodyDiv w:val="1"/>
      <w:marLeft w:val="0"/>
      <w:marRight w:val="0"/>
      <w:marTop w:val="0"/>
      <w:marBottom w:val="0"/>
      <w:divBdr>
        <w:top w:val="none" w:sz="0" w:space="0" w:color="auto"/>
        <w:left w:val="none" w:sz="0" w:space="0" w:color="auto"/>
        <w:bottom w:val="none" w:sz="0" w:space="0" w:color="auto"/>
        <w:right w:val="none" w:sz="0" w:space="0" w:color="auto"/>
      </w:divBdr>
    </w:div>
    <w:div w:id="377315901">
      <w:bodyDiv w:val="1"/>
      <w:marLeft w:val="0"/>
      <w:marRight w:val="0"/>
      <w:marTop w:val="0"/>
      <w:marBottom w:val="0"/>
      <w:divBdr>
        <w:top w:val="none" w:sz="0" w:space="0" w:color="auto"/>
        <w:left w:val="none" w:sz="0" w:space="0" w:color="auto"/>
        <w:bottom w:val="none" w:sz="0" w:space="0" w:color="auto"/>
        <w:right w:val="none" w:sz="0" w:space="0" w:color="auto"/>
      </w:divBdr>
    </w:div>
    <w:div w:id="533856870">
      <w:bodyDiv w:val="1"/>
      <w:marLeft w:val="0"/>
      <w:marRight w:val="0"/>
      <w:marTop w:val="0"/>
      <w:marBottom w:val="0"/>
      <w:divBdr>
        <w:top w:val="none" w:sz="0" w:space="0" w:color="auto"/>
        <w:left w:val="none" w:sz="0" w:space="0" w:color="auto"/>
        <w:bottom w:val="none" w:sz="0" w:space="0" w:color="auto"/>
        <w:right w:val="none" w:sz="0" w:space="0" w:color="auto"/>
      </w:divBdr>
    </w:div>
    <w:div w:id="554390639">
      <w:bodyDiv w:val="1"/>
      <w:marLeft w:val="0"/>
      <w:marRight w:val="0"/>
      <w:marTop w:val="0"/>
      <w:marBottom w:val="0"/>
      <w:divBdr>
        <w:top w:val="none" w:sz="0" w:space="0" w:color="auto"/>
        <w:left w:val="none" w:sz="0" w:space="0" w:color="auto"/>
        <w:bottom w:val="none" w:sz="0" w:space="0" w:color="auto"/>
        <w:right w:val="none" w:sz="0" w:space="0" w:color="auto"/>
      </w:divBdr>
    </w:div>
    <w:div w:id="625160728">
      <w:bodyDiv w:val="1"/>
      <w:marLeft w:val="0"/>
      <w:marRight w:val="0"/>
      <w:marTop w:val="0"/>
      <w:marBottom w:val="0"/>
      <w:divBdr>
        <w:top w:val="none" w:sz="0" w:space="0" w:color="auto"/>
        <w:left w:val="none" w:sz="0" w:space="0" w:color="auto"/>
        <w:bottom w:val="none" w:sz="0" w:space="0" w:color="auto"/>
        <w:right w:val="none" w:sz="0" w:space="0" w:color="auto"/>
      </w:divBdr>
    </w:div>
    <w:div w:id="663893524">
      <w:bodyDiv w:val="1"/>
      <w:marLeft w:val="0"/>
      <w:marRight w:val="0"/>
      <w:marTop w:val="0"/>
      <w:marBottom w:val="0"/>
      <w:divBdr>
        <w:top w:val="none" w:sz="0" w:space="0" w:color="auto"/>
        <w:left w:val="none" w:sz="0" w:space="0" w:color="auto"/>
        <w:bottom w:val="none" w:sz="0" w:space="0" w:color="auto"/>
        <w:right w:val="none" w:sz="0" w:space="0" w:color="auto"/>
      </w:divBdr>
    </w:div>
    <w:div w:id="682824201">
      <w:bodyDiv w:val="1"/>
      <w:marLeft w:val="0"/>
      <w:marRight w:val="0"/>
      <w:marTop w:val="0"/>
      <w:marBottom w:val="0"/>
      <w:divBdr>
        <w:top w:val="none" w:sz="0" w:space="0" w:color="auto"/>
        <w:left w:val="none" w:sz="0" w:space="0" w:color="auto"/>
        <w:bottom w:val="none" w:sz="0" w:space="0" w:color="auto"/>
        <w:right w:val="none" w:sz="0" w:space="0" w:color="auto"/>
      </w:divBdr>
    </w:div>
    <w:div w:id="965818973">
      <w:bodyDiv w:val="1"/>
      <w:marLeft w:val="0"/>
      <w:marRight w:val="0"/>
      <w:marTop w:val="0"/>
      <w:marBottom w:val="0"/>
      <w:divBdr>
        <w:top w:val="none" w:sz="0" w:space="0" w:color="auto"/>
        <w:left w:val="none" w:sz="0" w:space="0" w:color="auto"/>
        <w:bottom w:val="none" w:sz="0" w:space="0" w:color="auto"/>
        <w:right w:val="none" w:sz="0" w:space="0" w:color="auto"/>
      </w:divBdr>
    </w:div>
    <w:div w:id="993684723">
      <w:bodyDiv w:val="1"/>
      <w:marLeft w:val="0"/>
      <w:marRight w:val="0"/>
      <w:marTop w:val="0"/>
      <w:marBottom w:val="0"/>
      <w:divBdr>
        <w:top w:val="none" w:sz="0" w:space="0" w:color="auto"/>
        <w:left w:val="none" w:sz="0" w:space="0" w:color="auto"/>
        <w:bottom w:val="none" w:sz="0" w:space="0" w:color="auto"/>
        <w:right w:val="none" w:sz="0" w:space="0" w:color="auto"/>
      </w:divBdr>
    </w:div>
    <w:div w:id="998772460">
      <w:bodyDiv w:val="1"/>
      <w:marLeft w:val="0"/>
      <w:marRight w:val="0"/>
      <w:marTop w:val="0"/>
      <w:marBottom w:val="0"/>
      <w:divBdr>
        <w:top w:val="none" w:sz="0" w:space="0" w:color="auto"/>
        <w:left w:val="none" w:sz="0" w:space="0" w:color="auto"/>
        <w:bottom w:val="none" w:sz="0" w:space="0" w:color="auto"/>
        <w:right w:val="none" w:sz="0" w:space="0" w:color="auto"/>
      </w:divBdr>
    </w:div>
    <w:div w:id="1188250871">
      <w:bodyDiv w:val="1"/>
      <w:marLeft w:val="0"/>
      <w:marRight w:val="0"/>
      <w:marTop w:val="0"/>
      <w:marBottom w:val="0"/>
      <w:divBdr>
        <w:top w:val="none" w:sz="0" w:space="0" w:color="auto"/>
        <w:left w:val="none" w:sz="0" w:space="0" w:color="auto"/>
        <w:bottom w:val="none" w:sz="0" w:space="0" w:color="auto"/>
        <w:right w:val="none" w:sz="0" w:space="0" w:color="auto"/>
      </w:divBdr>
    </w:div>
    <w:div w:id="1210729279">
      <w:bodyDiv w:val="1"/>
      <w:marLeft w:val="0"/>
      <w:marRight w:val="0"/>
      <w:marTop w:val="0"/>
      <w:marBottom w:val="0"/>
      <w:divBdr>
        <w:top w:val="none" w:sz="0" w:space="0" w:color="auto"/>
        <w:left w:val="none" w:sz="0" w:space="0" w:color="auto"/>
        <w:bottom w:val="none" w:sz="0" w:space="0" w:color="auto"/>
        <w:right w:val="none" w:sz="0" w:space="0" w:color="auto"/>
      </w:divBdr>
    </w:div>
    <w:div w:id="1309048320">
      <w:bodyDiv w:val="1"/>
      <w:marLeft w:val="0"/>
      <w:marRight w:val="0"/>
      <w:marTop w:val="0"/>
      <w:marBottom w:val="0"/>
      <w:divBdr>
        <w:top w:val="none" w:sz="0" w:space="0" w:color="auto"/>
        <w:left w:val="none" w:sz="0" w:space="0" w:color="auto"/>
        <w:bottom w:val="none" w:sz="0" w:space="0" w:color="auto"/>
        <w:right w:val="none" w:sz="0" w:space="0" w:color="auto"/>
      </w:divBdr>
    </w:div>
    <w:div w:id="1346640274">
      <w:bodyDiv w:val="1"/>
      <w:marLeft w:val="0"/>
      <w:marRight w:val="0"/>
      <w:marTop w:val="0"/>
      <w:marBottom w:val="0"/>
      <w:divBdr>
        <w:top w:val="none" w:sz="0" w:space="0" w:color="auto"/>
        <w:left w:val="none" w:sz="0" w:space="0" w:color="auto"/>
        <w:bottom w:val="none" w:sz="0" w:space="0" w:color="auto"/>
        <w:right w:val="none" w:sz="0" w:space="0" w:color="auto"/>
      </w:divBdr>
    </w:div>
    <w:div w:id="1422486289">
      <w:bodyDiv w:val="1"/>
      <w:marLeft w:val="0"/>
      <w:marRight w:val="0"/>
      <w:marTop w:val="0"/>
      <w:marBottom w:val="0"/>
      <w:divBdr>
        <w:top w:val="none" w:sz="0" w:space="0" w:color="auto"/>
        <w:left w:val="none" w:sz="0" w:space="0" w:color="auto"/>
        <w:bottom w:val="none" w:sz="0" w:space="0" w:color="auto"/>
        <w:right w:val="none" w:sz="0" w:space="0" w:color="auto"/>
      </w:divBdr>
    </w:div>
    <w:div w:id="1464301763">
      <w:bodyDiv w:val="1"/>
      <w:marLeft w:val="0"/>
      <w:marRight w:val="0"/>
      <w:marTop w:val="0"/>
      <w:marBottom w:val="0"/>
      <w:divBdr>
        <w:top w:val="none" w:sz="0" w:space="0" w:color="auto"/>
        <w:left w:val="none" w:sz="0" w:space="0" w:color="auto"/>
        <w:bottom w:val="none" w:sz="0" w:space="0" w:color="auto"/>
        <w:right w:val="none" w:sz="0" w:space="0" w:color="auto"/>
      </w:divBdr>
    </w:div>
    <w:div w:id="1588806402">
      <w:bodyDiv w:val="1"/>
      <w:marLeft w:val="0"/>
      <w:marRight w:val="0"/>
      <w:marTop w:val="0"/>
      <w:marBottom w:val="0"/>
      <w:divBdr>
        <w:top w:val="none" w:sz="0" w:space="0" w:color="auto"/>
        <w:left w:val="none" w:sz="0" w:space="0" w:color="auto"/>
        <w:bottom w:val="none" w:sz="0" w:space="0" w:color="auto"/>
        <w:right w:val="none" w:sz="0" w:space="0" w:color="auto"/>
      </w:divBdr>
    </w:div>
    <w:div w:id="1672179350">
      <w:bodyDiv w:val="1"/>
      <w:marLeft w:val="0"/>
      <w:marRight w:val="0"/>
      <w:marTop w:val="0"/>
      <w:marBottom w:val="0"/>
      <w:divBdr>
        <w:top w:val="none" w:sz="0" w:space="0" w:color="auto"/>
        <w:left w:val="none" w:sz="0" w:space="0" w:color="auto"/>
        <w:bottom w:val="none" w:sz="0" w:space="0" w:color="auto"/>
        <w:right w:val="none" w:sz="0" w:space="0" w:color="auto"/>
      </w:divBdr>
    </w:div>
    <w:div w:id="1779908306">
      <w:bodyDiv w:val="1"/>
      <w:marLeft w:val="0"/>
      <w:marRight w:val="0"/>
      <w:marTop w:val="0"/>
      <w:marBottom w:val="0"/>
      <w:divBdr>
        <w:top w:val="none" w:sz="0" w:space="0" w:color="auto"/>
        <w:left w:val="none" w:sz="0" w:space="0" w:color="auto"/>
        <w:bottom w:val="none" w:sz="0" w:space="0" w:color="auto"/>
        <w:right w:val="none" w:sz="0" w:space="0" w:color="auto"/>
      </w:divBdr>
    </w:div>
    <w:div w:id="1843087444">
      <w:bodyDiv w:val="1"/>
      <w:marLeft w:val="0"/>
      <w:marRight w:val="0"/>
      <w:marTop w:val="0"/>
      <w:marBottom w:val="0"/>
      <w:divBdr>
        <w:top w:val="none" w:sz="0" w:space="0" w:color="auto"/>
        <w:left w:val="none" w:sz="0" w:space="0" w:color="auto"/>
        <w:bottom w:val="none" w:sz="0" w:space="0" w:color="auto"/>
        <w:right w:val="none" w:sz="0" w:space="0" w:color="auto"/>
      </w:divBdr>
    </w:div>
    <w:div w:id="1892111141">
      <w:bodyDiv w:val="1"/>
      <w:marLeft w:val="0"/>
      <w:marRight w:val="0"/>
      <w:marTop w:val="0"/>
      <w:marBottom w:val="0"/>
      <w:divBdr>
        <w:top w:val="none" w:sz="0" w:space="0" w:color="auto"/>
        <w:left w:val="none" w:sz="0" w:space="0" w:color="auto"/>
        <w:bottom w:val="none" w:sz="0" w:space="0" w:color="auto"/>
        <w:right w:val="none" w:sz="0" w:space="0" w:color="auto"/>
      </w:divBdr>
    </w:div>
    <w:div w:id="2094038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5</Pages>
  <Words>1833</Words>
  <Characters>10454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Faye Chang</dc:creator>
  <cp:keywords/>
  <dc:description/>
  <cp:lastModifiedBy>Faye Chang</cp:lastModifiedBy>
  <cp:revision>12</cp:revision>
  <cp:lastPrinted>2024-11-08T14:03:00Z</cp:lastPrinted>
  <dcterms:created xsi:type="dcterms:W3CDTF">2024-11-08T09:11:00Z</dcterms:created>
  <dcterms:modified xsi:type="dcterms:W3CDTF">2024-11-08T17:43:00Z</dcterms:modified>
</cp:coreProperties>
</file>