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406D7" w14:textId="77777777" w:rsidR="009E3B4B" w:rsidRPr="009E3B4B" w:rsidRDefault="009E3B4B" w:rsidP="009E3B4B">
      <w:pPr>
        <w:spacing w:after="0"/>
        <w:rPr>
          <w:rFonts w:ascii="Arial" w:hAnsi="Arial" w:cs="Arial"/>
          <w:u w:val="single"/>
        </w:rPr>
      </w:pPr>
      <w:r w:rsidRPr="009E3B4B">
        <w:rPr>
          <w:rFonts w:ascii="Arial" w:hAnsi="Arial" w:cs="Arial"/>
          <w:u w:val="single"/>
        </w:rPr>
        <w:t>Have changes in the media and social media caused a rise of political polarisation?</w:t>
      </w:r>
    </w:p>
    <w:p w14:paraId="53072E8F" w14:textId="1FB43F16" w:rsidR="009E3B4B" w:rsidRPr="009E3B4B" w:rsidRDefault="002C57F1" w:rsidP="009E3B4B">
      <w:pPr>
        <w:spacing w:after="0"/>
        <w:rPr>
          <w:rFonts w:ascii="Arial" w:hAnsi="Arial" w:cs="Arial"/>
        </w:rPr>
      </w:pPr>
      <w:ins w:id="0" w:author="Faye Chang" w:date="2024-12-06T17:35:00Z" w16du:dateUtc="2024-12-06T17:35:00Z">
        <w:r>
          <w:rPr>
            <w:rFonts w:ascii="Arial" w:hAnsi="Arial" w:cs="Arial"/>
          </w:rPr>
          <w:t>Would like to see more theoretical structure (in this kind of response) – linking different types of media to political polarisation</w:t>
        </w:r>
      </w:ins>
    </w:p>
    <w:p w14:paraId="50614556" w14:textId="511F4273" w:rsidR="009E3B4B" w:rsidRDefault="009E3B4B" w:rsidP="009E3B4B">
      <w:pPr>
        <w:spacing w:after="0"/>
        <w:rPr>
          <w:rFonts w:ascii="Arial" w:hAnsi="Arial" w:cs="Arial"/>
        </w:rPr>
      </w:pPr>
      <w:r w:rsidRPr="009E3B4B">
        <w:rPr>
          <w:rFonts w:ascii="Arial" w:hAnsi="Arial" w:cs="Arial"/>
        </w:rPr>
        <w:t>While changes in the forms of media cannot wholly explain the rise of political polarisation, they do have a notable impact in amplifying and perpetuating such polarisation</w:t>
      </w:r>
      <w:r>
        <w:rPr>
          <w:rFonts w:ascii="Arial" w:hAnsi="Arial" w:cs="Arial"/>
        </w:rPr>
        <w:t>, particularly in the rise of populist parties</w:t>
      </w:r>
      <w:r w:rsidRPr="009E3B4B">
        <w:rPr>
          <w:rFonts w:ascii="Arial" w:hAnsi="Arial" w:cs="Arial"/>
        </w:rPr>
        <w:t xml:space="preserve">. Support for populist parties has been increasing over the past few decades, with an increase in vote </w:t>
      </w:r>
      <w:r w:rsidR="00C731AA">
        <w:rPr>
          <w:rFonts w:ascii="Arial" w:hAnsi="Arial" w:cs="Arial"/>
        </w:rPr>
        <w:t>and</w:t>
      </w:r>
      <w:r w:rsidRPr="009E3B4B">
        <w:rPr>
          <w:rFonts w:ascii="Arial" w:hAnsi="Arial" w:cs="Arial"/>
        </w:rPr>
        <w:t xml:space="preserve"> seat share across the lower house in </w:t>
      </w:r>
      <w:r w:rsidR="00C731AA">
        <w:rPr>
          <w:rFonts w:ascii="Arial" w:hAnsi="Arial" w:cs="Arial"/>
        </w:rPr>
        <w:t xml:space="preserve">European </w:t>
      </w:r>
      <w:r w:rsidRPr="009E3B4B">
        <w:rPr>
          <w:rFonts w:ascii="Arial" w:hAnsi="Arial" w:cs="Arial"/>
        </w:rPr>
        <w:t xml:space="preserve">national parliaments since the 1960s (Norris &amp; Inglehart, 2019). This has coincided with </w:t>
      </w:r>
      <w:r>
        <w:rPr>
          <w:rFonts w:ascii="Arial" w:hAnsi="Arial" w:cs="Arial"/>
        </w:rPr>
        <w:t>a shift from traditional forms of media to digital forms, chang</w:t>
      </w:r>
      <w:r w:rsidR="00C731AA">
        <w:rPr>
          <w:rFonts w:ascii="Arial" w:hAnsi="Arial" w:cs="Arial"/>
        </w:rPr>
        <w:t>ing</w:t>
      </w:r>
      <w:r>
        <w:rPr>
          <w:rFonts w:ascii="Arial" w:hAnsi="Arial" w:cs="Arial"/>
        </w:rPr>
        <w:t xml:space="preserve"> the way people interact with politics. Using survey data from Italy and Germany, Schaub and </w:t>
      </w:r>
      <w:proofErr w:type="spellStart"/>
      <w:r>
        <w:rPr>
          <w:rFonts w:ascii="Arial" w:hAnsi="Arial" w:cs="Arial"/>
        </w:rPr>
        <w:t>Morisi</w:t>
      </w:r>
      <w:proofErr w:type="spellEnd"/>
      <w:r>
        <w:rPr>
          <w:rFonts w:ascii="Arial" w:hAnsi="Arial" w:cs="Arial"/>
        </w:rPr>
        <w:t xml:space="preserve"> (2020) find a positive correlation between the use of the internet as a source of political information and voting for populist parties, which tend to fall at the extremes of the the political spectrum. Such political polarisation is encouraged by the information and market structure of online platforms: regressing data about internet ownership concentration and social media user-traffic on populist party vote share across 34 democracies, Bennett and </w:t>
      </w:r>
      <w:proofErr w:type="spellStart"/>
      <w:r>
        <w:rPr>
          <w:rFonts w:ascii="Arial" w:hAnsi="Arial" w:cs="Arial"/>
        </w:rPr>
        <w:t>Seyis</w:t>
      </w:r>
      <w:proofErr w:type="spellEnd"/>
      <w:r>
        <w:rPr>
          <w:rFonts w:ascii="Arial" w:hAnsi="Arial" w:cs="Arial"/>
        </w:rPr>
        <w:t xml:space="preserve"> (2021) find that oligopolistic media regimes favour media proliferation strategies which increase revenue. Attention-generating, polarising content does particularly well at achieving this goal, and is uniquely enabled by new forms of social media. </w:t>
      </w:r>
    </w:p>
    <w:p w14:paraId="45F21569" w14:textId="77777777" w:rsidR="009E3B4B" w:rsidRDefault="009E3B4B" w:rsidP="009E3B4B">
      <w:pPr>
        <w:spacing w:after="0"/>
        <w:rPr>
          <w:rFonts w:ascii="Arial" w:hAnsi="Arial" w:cs="Arial"/>
        </w:rPr>
      </w:pPr>
    </w:p>
    <w:p w14:paraId="006EC86F" w14:textId="453E30E7" w:rsidR="009E3B4B" w:rsidRDefault="009E3B4B" w:rsidP="009E3B4B">
      <w:pPr>
        <w:spacing w:after="0"/>
        <w:rPr>
          <w:rFonts w:ascii="Arial" w:hAnsi="Arial" w:cs="Arial"/>
        </w:rPr>
      </w:pPr>
      <w:r>
        <w:rPr>
          <w:rFonts w:ascii="Arial" w:hAnsi="Arial" w:cs="Arial"/>
        </w:rPr>
        <w:t xml:space="preserve">While populism does not capture the entirety of political polarisation, the shift towards an increasingly digital age has the same effect on a broader scale. While a large-N behavioural data survey on American’s media consumption revealed that most people have relatively moderate media diets, with a large overlap between Republicans’ and Democrats’ choice of news sites (Guess, 2021), it seems that there are also sharp declines in this percentage: in 2015, 65% of </w:t>
      </w:r>
      <w:r w:rsidR="00C731AA">
        <w:rPr>
          <w:rFonts w:ascii="Arial" w:hAnsi="Arial" w:cs="Arial"/>
        </w:rPr>
        <w:t xml:space="preserve">the distribution overlapped, while this fell to 50% in 2016. Longer-term studies are required to determine if this trend continued. </w:t>
      </w:r>
    </w:p>
    <w:p w14:paraId="251C9FCF" w14:textId="77777777" w:rsidR="00C731AA" w:rsidRDefault="00C731AA" w:rsidP="009E3B4B">
      <w:pPr>
        <w:spacing w:after="0"/>
        <w:rPr>
          <w:rFonts w:ascii="Arial" w:hAnsi="Arial" w:cs="Arial"/>
        </w:rPr>
      </w:pPr>
    </w:p>
    <w:p w14:paraId="5E95FD9C" w14:textId="2D2104DF" w:rsidR="00C731AA" w:rsidRPr="00C731AA" w:rsidRDefault="00C731AA" w:rsidP="00C731AA">
      <w:pPr>
        <w:spacing w:after="0"/>
        <w:rPr>
          <w:rFonts w:ascii="Arial" w:hAnsi="Arial" w:cs="Arial"/>
          <w:u w:val="single"/>
        </w:rPr>
      </w:pPr>
      <w:r w:rsidRPr="00C731AA">
        <w:rPr>
          <w:rFonts w:ascii="Arial" w:hAnsi="Arial" w:cs="Arial"/>
          <w:u w:val="single"/>
        </w:rPr>
        <w:t>‘Media effects depend more on consumer behaviour than media content.’ Discuss.</w:t>
      </w:r>
    </w:p>
    <w:p w14:paraId="2E6E5A4B" w14:textId="0E9F1D11" w:rsidR="009E3B4B" w:rsidRDefault="002C57F1" w:rsidP="009E3B4B">
      <w:pPr>
        <w:spacing w:after="0"/>
        <w:rPr>
          <w:rFonts w:ascii="Arial" w:hAnsi="Arial" w:cs="Arial"/>
        </w:rPr>
      </w:pPr>
      <w:ins w:id="1" w:author="Faye Chang" w:date="2024-12-06T17:37:00Z" w16du:dateUtc="2024-12-06T17:37:00Z">
        <w:r>
          <w:rPr>
            <w:rFonts w:ascii="Arial" w:hAnsi="Arial" w:cs="Arial"/>
          </w:rPr>
          <w:t>‘behaviour’ could incorporate self-selection, brings in causality story OR media response to consumers</w:t>
        </w:r>
      </w:ins>
    </w:p>
    <w:p w14:paraId="3E3529A4" w14:textId="0B543BE2" w:rsidR="00AE6305" w:rsidRDefault="00C731AA" w:rsidP="00AE6305">
      <w:pPr>
        <w:spacing w:after="0"/>
        <w:rPr>
          <w:rFonts w:ascii="Arial" w:hAnsi="Arial" w:cs="Arial"/>
        </w:rPr>
      </w:pPr>
      <w:r>
        <w:rPr>
          <w:rFonts w:ascii="Arial" w:hAnsi="Arial" w:cs="Arial"/>
        </w:rPr>
        <w:t>While there are cases in which different consumer characteristics change the degree to which certain media effects occur, it is not the case that media effects are wholly dependent on these factors, or that media content is interpreted in wholly different ways by partisans. The most obvious way in which this is true is in the framing that media content provides on previously less salient issues: in a study of the impact of British media on attitudes towards austerity, Barnes and Hickes (2018) used a survey experiment with a ‘</w:t>
      </w:r>
      <w:r w:rsidRPr="00C731AA">
        <w:rPr>
          <w:rFonts w:ascii="Arial" w:hAnsi="Arial" w:cs="Arial"/>
          <w:i/>
          <w:iCs/>
        </w:rPr>
        <w:t>Guardian’</w:t>
      </w:r>
      <w:r>
        <w:rPr>
          <w:rFonts w:ascii="Arial" w:hAnsi="Arial" w:cs="Arial"/>
        </w:rPr>
        <w:t>, left-leaning treatment; a ‘</w:t>
      </w:r>
      <w:r w:rsidRPr="00C731AA">
        <w:rPr>
          <w:rFonts w:ascii="Arial" w:hAnsi="Arial" w:cs="Arial"/>
          <w:i/>
          <w:iCs/>
        </w:rPr>
        <w:t>Telegraph’</w:t>
      </w:r>
      <w:r>
        <w:rPr>
          <w:rFonts w:ascii="Arial" w:hAnsi="Arial" w:cs="Arial"/>
        </w:rPr>
        <w:t xml:space="preserve">, right-leaning one; and a control group. All groups were given a common factual basis before being treated towards specific frames on the issue. Controlling for vote choice, income, and other newspaper-readership, they found that the effect of treatment could explain almost up to 50% of the observed difference between the </w:t>
      </w:r>
      <w:r w:rsidRPr="00C731AA">
        <w:rPr>
          <w:rFonts w:ascii="Arial" w:hAnsi="Arial" w:cs="Arial"/>
          <w:i/>
          <w:iCs/>
        </w:rPr>
        <w:lastRenderedPageBreak/>
        <w:t>Guardian</w:t>
      </w:r>
      <w:r>
        <w:rPr>
          <w:rFonts w:ascii="Arial" w:hAnsi="Arial" w:cs="Arial"/>
        </w:rPr>
        <w:t xml:space="preserve"> and the </w:t>
      </w:r>
      <w:r w:rsidRPr="00C731AA">
        <w:rPr>
          <w:rFonts w:ascii="Arial" w:hAnsi="Arial" w:cs="Arial"/>
          <w:i/>
          <w:iCs/>
        </w:rPr>
        <w:t>Telegraph</w:t>
      </w:r>
      <w:r>
        <w:rPr>
          <w:rFonts w:ascii="Arial" w:hAnsi="Arial" w:cs="Arial"/>
        </w:rPr>
        <w:t xml:space="preserve"> readers’ attitudes to austerity. </w:t>
      </w:r>
      <w:r w:rsidR="00AE6305">
        <w:rPr>
          <w:rFonts w:ascii="Arial" w:hAnsi="Arial" w:cs="Arial"/>
        </w:rPr>
        <w:t xml:space="preserve">In other cases, it is argued that it is not the media themselves that reshape people’s attitudes, but the way in which they link consumers with their preferred parties and candidates. As voters tend to adopt the beliefs of their parties, the media ‘shapes’ their beliefs in the indirect sense that they expose individuals to the position of their parties (Lenz, 2009).  </w:t>
      </w:r>
    </w:p>
    <w:p w14:paraId="7FE5CCAE" w14:textId="77777777" w:rsidR="00AE6305" w:rsidRDefault="00AE6305" w:rsidP="00AE6305">
      <w:pPr>
        <w:spacing w:after="0"/>
        <w:rPr>
          <w:rFonts w:ascii="Arial" w:hAnsi="Arial" w:cs="Arial"/>
        </w:rPr>
      </w:pPr>
    </w:p>
    <w:p w14:paraId="0E884BE5" w14:textId="5A26D63C" w:rsidR="00AE6305" w:rsidRDefault="00AE6305" w:rsidP="00AE6305">
      <w:pPr>
        <w:spacing w:after="0"/>
        <w:rPr>
          <w:rFonts w:ascii="Arial" w:hAnsi="Arial" w:cs="Arial"/>
        </w:rPr>
      </w:pPr>
      <w:r>
        <w:rPr>
          <w:rFonts w:ascii="Arial" w:hAnsi="Arial" w:cs="Arial"/>
        </w:rPr>
        <w:t xml:space="preserve">Even in the most polarised cases, the difference in media effects is only ever a matter of degree, and not of direction of belief, showing that media content does matter. Using a mix of online and telephone experiments, Porter, Wood, and </w:t>
      </w:r>
      <w:proofErr w:type="spellStart"/>
      <w:r>
        <w:rPr>
          <w:rFonts w:ascii="Arial" w:hAnsi="Arial" w:cs="Arial"/>
        </w:rPr>
        <w:t>Bahador</w:t>
      </w:r>
      <w:proofErr w:type="spellEnd"/>
      <w:r>
        <w:rPr>
          <w:rFonts w:ascii="Arial" w:hAnsi="Arial" w:cs="Arial"/>
        </w:rPr>
        <w:t xml:space="preserve"> (2019) found that, when exposed to a correction about Trump’s misstatements, Republicans were never as affected as Democrats; however, their beliefs about climate change were never more affected by Trump than by facts. Thus, it is not the case that consumer behaviour or characteristics can lead to opposing beliefs from the same media content, but that these factors may moderate media effects. </w:t>
      </w:r>
    </w:p>
    <w:p w14:paraId="4F8E5379" w14:textId="77777777" w:rsidR="00AE6305" w:rsidRDefault="00AE6305" w:rsidP="00AE6305">
      <w:pPr>
        <w:spacing w:after="0"/>
        <w:rPr>
          <w:rFonts w:ascii="Arial" w:hAnsi="Arial" w:cs="Arial"/>
        </w:rPr>
      </w:pPr>
    </w:p>
    <w:p w14:paraId="460170E6" w14:textId="77777777" w:rsidR="00AE6305" w:rsidRPr="00AE6305" w:rsidRDefault="00AE6305" w:rsidP="00AE6305">
      <w:pPr>
        <w:spacing w:after="0"/>
        <w:rPr>
          <w:rFonts w:ascii="Arial" w:hAnsi="Arial" w:cs="Arial"/>
          <w:u w:val="single"/>
        </w:rPr>
      </w:pPr>
      <w:r w:rsidRPr="00AE6305">
        <w:rPr>
          <w:rFonts w:ascii="Arial" w:hAnsi="Arial" w:cs="Arial"/>
          <w:u w:val="single"/>
        </w:rPr>
        <w:t>2016 PPE Q10: Can the media influence election outcomes?</w:t>
      </w:r>
    </w:p>
    <w:p w14:paraId="5A3B68E1" w14:textId="524508D2" w:rsidR="00AE6305" w:rsidRDefault="002C57F1" w:rsidP="00AE6305">
      <w:pPr>
        <w:spacing w:after="0"/>
        <w:rPr>
          <w:rFonts w:ascii="Arial" w:hAnsi="Arial" w:cs="Arial"/>
        </w:rPr>
      </w:pPr>
      <w:ins w:id="2" w:author="Faye Chang" w:date="2024-12-06T17:38:00Z" w16du:dateUtc="2024-12-06T17:38:00Z">
        <w:r>
          <w:rPr>
            <w:rFonts w:ascii="Arial" w:hAnsi="Arial" w:cs="Arial"/>
          </w:rPr>
          <w:t xml:space="preserve">Election outcomes: more demanding claim </w:t>
        </w:r>
        <w:r w:rsidRPr="002C57F1">
          <w:rPr>
            <w:rFonts w:ascii="Arial" w:hAnsi="Arial" w:cs="Arial"/>
          </w:rPr>
          <w:sym w:font="Wingdings" w:char="F0E0"/>
        </w:r>
        <w:r>
          <w:rPr>
            <w:rFonts w:ascii="Arial" w:hAnsi="Arial" w:cs="Arial"/>
          </w:rPr>
          <w:t xml:space="preserve"> link effects o</w:t>
        </w:r>
      </w:ins>
      <w:ins w:id="3" w:author="Faye Chang" w:date="2024-12-06T17:39:00Z" w16du:dateUtc="2024-12-06T17:39:00Z">
        <w:r>
          <w:rPr>
            <w:rFonts w:ascii="Arial" w:hAnsi="Arial" w:cs="Arial"/>
          </w:rPr>
          <w:t>n public opinion to elections (theoretical framework)</w:t>
        </w:r>
      </w:ins>
      <w:ins w:id="4" w:author="Faye Chang" w:date="2024-12-06T17:40:00Z" w16du:dateUtc="2024-12-06T17:40:00Z">
        <w:r>
          <w:rPr>
            <w:rFonts w:ascii="Arial" w:hAnsi="Arial" w:cs="Arial"/>
          </w:rPr>
          <w:t xml:space="preserve">; methodological story, how do we prove it is not </w:t>
        </w:r>
        <w:proofErr w:type="spellStart"/>
        <w:r>
          <w:rPr>
            <w:rFonts w:ascii="Arial" w:hAnsi="Arial" w:cs="Arial"/>
          </w:rPr>
          <w:t>endogeneous</w:t>
        </w:r>
        <w:proofErr w:type="spellEnd"/>
        <w:r>
          <w:rPr>
            <w:rFonts w:ascii="Arial" w:hAnsi="Arial" w:cs="Arial"/>
          </w:rPr>
          <w:t xml:space="preserve"> – experiments, matching techniques</w:t>
        </w:r>
      </w:ins>
    </w:p>
    <w:p w14:paraId="187280C9" w14:textId="123CB0D8" w:rsidR="00AE6305" w:rsidRDefault="00AE6305" w:rsidP="00AE6305">
      <w:pPr>
        <w:spacing w:after="0"/>
        <w:rPr>
          <w:rFonts w:ascii="Arial" w:hAnsi="Arial" w:cs="Arial"/>
        </w:rPr>
      </w:pPr>
      <w:r>
        <w:rPr>
          <w:rFonts w:ascii="Arial" w:hAnsi="Arial" w:cs="Arial"/>
        </w:rPr>
        <w:t>The media has a</w:t>
      </w:r>
      <w:r w:rsidR="000041EE">
        <w:rPr>
          <w:rFonts w:ascii="Arial" w:hAnsi="Arial" w:cs="Arial"/>
        </w:rPr>
        <w:t xml:space="preserve">n undeniable influence on political outcomes via the information they provide and the way in which it is framed. Utilising a natural experiment in which several newspapers shifted to endorse Labour in the 1997 election, Ladd and Lenz (2009) demonstrate that this endorsement did have a persuasive effect on readers: anywhere from 10-25% of readers voted Labour as a result of endorsements. Newspapers can thus change reader opinion and voting behaviours through direct approval of certain parties; however, they can also influence election outcomes in more covert or unintentional ways. </w:t>
      </w:r>
      <w:r w:rsidR="002E33C9">
        <w:rPr>
          <w:rFonts w:ascii="Arial" w:hAnsi="Arial" w:cs="Arial"/>
        </w:rPr>
        <w:t>Televisation</w:t>
      </w:r>
      <w:r w:rsidR="000041EE">
        <w:rPr>
          <w:rFonts w:ascii="Arial" w:hAnsi="Arial" w:cs="Arial"/>
        </w:rPr>
        <w:t xml:space="preserve"> of candidates contribute</w:t>
      </w:r>
      <w:r w:rsidR="002E33C9">
        <w:rPr>
          <w:rFonts w:ascii="Arial" w:hAnsi="Arial" w:cs="Arial"/>
        </w:rPr>
        <w:t>s</w:t>
      </w:r>
      <w:r w:rsidR="000041EE">
        <w:rPr>
          <w:rFonts w:ascii="Arial" w:hAnsi="Arial" w:cs="Arial"/>
        </w:rPr>
        <w:t xml:space="preserve"> to public perceptions of their competence – Lenz and Lawson (2007)</w:t>
      </w:r>
      <w:r w:rsidR="002E33C9">
        <w:rPr>
          <w:rFonts w:ascii="Arial" w:hAnsi="Arial" w:cs="Arial"/>
        </w:rPr>
        <w:t xml:space="preserve"> find that candidates who look more capable perform better in elections, and that this effect is more pronounced amongst those who know little about politics but are frequently exposed to visual images of candidates. Should media sources adopt more intentional framing of candidates, we would also expect this effect to persist. </w:t>
      </w:r>
    </w:p>
    <w:p w14:paraId="1C55DF73" w14:textId="77777777" w:rsidR="002E33C9" w:rsidRDefault="002E33C9" w:rsidP="00AE6305">
      <w:pPr>
        <w:spacing w:after="0"/>
        <w:rPr>
          <w:rFonts w:ascii="Arial" w:hAnsi="Arial" w:cs="Arial"/>
        </w:rPr>
      </w:pPr>
    </w:p>
    <w:p w14:paraId="1A4578CB" w14:textId="7F15D8C1" w:rsidR="00AE6305" w:rsidRPr="00AE6305" w:rsidRDefault="002E33C9" w:rsidP="002E33C9">
      <w:pPr>
        <w:spacing w:after="0"/>
        <w:rPr>
          <w:rFonts w:ascii="Arial" w:hAnsi="Arial" w:cs="Arial"/>
        </w:rPr>
      </w:pPr>
      <w:r>
        <w:rPr>
          <w:rFonts w:ascii="Arial" w:hAnsi="Arial" w:cs="Arial"/>
        </w:rPr>
        <w:t xml:space="preserve">The proliferation of misinformation via media platforms also plays a role in election outcomes. Analysing the subset of the American electorate that voted for Obama in the 2012 US Election, a nationwide survey revealed that the proliferation of false information did have a negative impact on Hilary Clinton’s electoral results (Gunther, </w:t>
      </w:r>
      <w:r w:rsidR="00AE6305" w:rsidRPr="00AE6305">
        <w:rPr>
          <w:rFonts w:ascii="Arial" w:hAnsi="Arial" w:cs="Arial"/>
        </w:rPr>
        <w:t>Beck and Nisbet, 2019</w:t>
      </w:r>
      <w:r>
        <w:rPr>
          <w:rFonts w:ascii="Arial" w:hAnsi="Arial" w:cs="Arial"/>
        </w:rPr>
        <w:t xml:space="preserve">). </w:t>
      </w:r>
      <w:r w:rsidR="00AA04B8">
        <w:rPr>
          <w:rFonts w:ascii="Arial" w:hAnsi="Arial" w:cs="Arial"/>
        </w:rPr>
        <w:t>At the same time, correcting false information, while it may change readers’ false beliefs, does not necessarily translate to a shift in policy preferences (</w:t>
      </w:r>
      <w:proofErr w:type="spellStart"/>
      <w:r w:rsidR="00AA04B8">
        <w:rPr>
          <w:rFonts w:ascii="Arial" w:hAnsi="Arial" w:cs="Arial"/>
        </w:rPr>
        <w:t>Bahador</w:t>
      </w:r>
      <w:proofErr w:type="spellEnd"/>
      <w:r w:rsidR="00AA04B8">
        <w:rPr>
          <w:rFonts w:ascii="Arial" w:hAnsi="Arial" w:cs="Arial"/>
        </w:rPr>
        <w:t xml:space="preserve">, 2019) – initial false negative information can have a lasting effect even after it has been debunked. In comparison, discrediting false positive </w:t>
      </w:r>
      <w:r w:rsidR="00AA04B8">
        <w:rPr>
          <w:rFonts w:ascii="Arial" w:hAnsi="Arial" w:cs="Arial"/>
        </w:rPr>
        <w:lastRenderedPageBreak/>
        <w:t xml:space="preserve">information has a stronger ‘punishment’ effect, in which consumers overcorrect for their false, positive assumptions by developing a stronger aversion to their previous position (Cobb, Nyhan, and </w:t>
      </w:r>
      <w:proofErr w:type="spellStart"/>
      <w:r w:rsidR="00AA04B8">
        <w:rPr>
          <w:rFonts w:ascii="Arial" w:hAnsi="Arial" w:cs="Arial"/>
        </w:rPr>
        <w:t>Reifler</w:t>
      </w:r>
      <w:proofErr w:type="spellEnd"/>
      <w:r w:rsidR="00AA04B8">
        <w:rPr>
          <w:rFonts w:ascii="Arial" w:hAnsi="Arial" w:cs="Arial"/>
        </w:rPr>
        <w:t xml:space="preserve">, 2013). Either way, such initial formation of opinion through misinformation, and subsequent correction, is generally mediated by some form of media – thus, it absolutely influences election outcomes. </w:t>
      </w:r>
    </w:p>
    <w:p w14:paraId="35A2A220" w14:textId="77777777" w:rsidR="00AE6305" w:rsidRDefault="00AE6305" w:rsidP="00AE6305">
      <w:pPr>
        <w:spacing w:after="0"/>
        <w:rPr>
          <w:rFonts w:ascii="Arial" w:hAnsi="Arial" w:cs="Arial"/>
        </w:rPr>
      </w:pPr>
    </w:p>
    <w:p w14:paraId="762A25B9" w14:textId="1AA171CB" w:rsidR="00AE6305" w:rsidRPr="00AE6305" w:rsidRDefault="00AE6305" w:rsidP="00AE6305">
      <w:pPr>
        <w:spacing w:after="0"/>
        <w:rPr>
          <w:rFonts w:ascii="Arial" w:hAnsi="Arial" w:cs="Arial"/>
          <w:u w:val="single"/>
        </w:rPr>
      </w:pPr>
      <w:r w:rsidRPr="00AE6305">
        <w:rPr>
          <w:rFonts w:ascii="Arial" w:hAnsi="Arial" w:cs="Arial"/>
          <w:u w:val="single"/>
        </w:rPr>
        <w:t>2015 PPE Q11: Do studies of print and media broadcast effects help us understand the role of the Internet and social media in electoral politics?</w:t>
      </w:r>
    </w:p>
    <w:p w14:paraId="41B93D25" w14:textId="77777777" w:rsidR="00056E1D" w:rsidRDefault="00056E1D" w:rsidP="00AE6305">
      <w:pPr>
        <w:spacing w:after="0"/>
        <w:rPr>
          <w:rFonts w:ascii="Arial" w:hAnsi="Arial" w:cs="Arial"/>
        </w:rPr>
      </w:pPr>
    </w:p>
    <w:p w14:paraId="4BA4948E" w14:textId="30D6F672" w:rsidR="00AE6305" w:rsidRDefault="00056E1D" w:rsidP="00AE6305">
      <w:pPr>
        <w:spacing w:after="0"/>
        <w:rPr>
          <w:rFonts w:ascii="Arial" w:hAnsi="Arial" w:cs="Arial"/>
        </w:rPr>
      </w:pPr>
      <w:ins w:id="5" w:author="Faye Chang" w:date="2024-12-06T17:41:00Z" w16du:dateUtc="2024-12-06T17:41:00Z">
        <w:r>
          <w:rPr>
            <w:rFonts w:ascii="Arial" w:hAnsi="Arial" w:cs="Arial"/>
          </w:rPr>
          <w:t xml:space="preserve">Effects of media, mechanisms – interplay with different types of media: speed of transmission, cost of exchange, social aspect (network effects, creation of ties), echo chambers, bubbles, etc. </w:t>
        </w:r>
      </w:ins>
    </w:p>
    <w:p w14:paraId="615733C5" w14:textId="77777777" w:rsidR="00056E1D" w:rsidRDefault="00056E1D" w:rsidP="00AE6305">
      <w:pPr>
        <w:spacing w:after="0"/>
        <w:rPr>
          <w:rFonts w:ascii="Arial" w:hAnsi="Arial" w:cs="Arial"/>
        </w:rPr>
      </w:pPr>
    </w:p>
    <w:p w14:paraId="41ACD82D" w14:textId="14E7F472" w:rsidR="00AA04B8" w:rsidRDefault="00AA04B8" w:rsidP="00AE6305">
      <w:pPr>
        <w:spacing w:after="0"/>
        <w:rPr>
          <w:rFonts w:ascii="Arial" w:hAnsi="Arial" w:cs="Arial"/>
        </w:rPr>
      </w:pPr>
      <w:r>
        <w:rPr>
          <w:rFonts w:ascii="Arial" w:hAnsi="Arial" w:cs="Arial"/>
        </w:rPr>
        <w:t xml:space="preserve">While traditional and new forms of media do share some similar effects on electoral politics, the nature of communication and speed at which information proliferates on Internet and social media amplifies the effects of polarisation and misinformation. </w:t>
      </w:r>
    </w:p>
    <w:p w14:paraId="7F9E3FBD" w14:textId="77777777" w:rsidR="00AE6305" w:rsidRDefault="00AE6305" w:rsidP="00AE6305">
      <w:pPr>
        <w:spacing w:after="0"/>
        <w:rPr>
          <w:rFonts w:ascii="Arial" w:hAnsi="Arial" w:cs="Arial"/>
        </w:rPr>
      </w:pPr>
    </w:p>
    <w:p w14:paraId="17A544F9" w14:textId="00A6B4EA" w:rsidR="00AA04B8" w:rsidRDefault="00AA04B8" w:rsidP="00AE6305">
      <w:pPr>
        <w:spacing w:after="0"/>
        <w:rPr>
          <w:rFonts w:ascii="Arial" w:hAnsi="Arial" w:cs="Arial"/>
        </w:rPr>
      </w:pPr>
      <w:r>
        <w:rPr>
          <w:rFonts w:ascii="Arial" w:hAnsi="Arial" w:cs="Arial"/>
        </w:rPr>
        <w:t xml:space="preserve">Shared characteristics of old and new media include the salience effects they have on certain political issues, and the mechanisms through which they shape political perceptions, and particularly, misperceptions. Grossman (2022) calls both forms of media the main arena for ‘determining the scope of policy conflict’ – that is, salience – where political parties or candidates can increase the scope of the conflict to incorporate new issue dimensions. </w:t>
      </w:r>
      <w:r w:rsidR="00507FE2">
        <w:rPr>
          <w:rFonts w:ascii="Arial" w:hAnsi="Arial" w:cs="Arial"/>
        </w:rPr>
        <w:t xml:space="preserve">In addition, both forms of media proliferate misperceptions through directionally motivated reasoning, in which people process information through the lens of a desired conclusion that fits in with their current framework of thinking (Flynn, Nyhan, and </w:t>
      </w:r>
      <w:proofErr w:type="spellStart"/>
      <w:r w:rsidR="00507FE2">
        <w:rPr>
          <w:rFonts w:ascii="Arial" w:hAnsi="Arial" w:cs="Arial"/>
        </w:rPr>
        <w:t>Reifler</w:t>
      </w:r>
      <w:proofErr w:type="spellEnd"/>
      <w:r w:rsidR="00507FE2">
        <w:rPr>
          <w:rFonts w:ascii="Arial" w:hAnsi="Arial" w:cs="Arial"/>
        </w:rPr>
        <w:t xml:space="preserve">, 2017).  </w:t>
      </w:r>
    </w:p>
    <w:p w14:paraId="74AC4AF7" w14:textId="77777777" w:rsidR="00507FE2" w:rsidRDefault="00507FE2" w:rsidP="00AE6305">
      <w:pPr>
        <w:spacing w:after="0"/>
        <w:rPr>
          <w:rFonts w:ascii="Arial" w:hAnsi="Arial" w:cs="Arial"/>
        </w:rPr>
      </w:pPr>
    </w:p>
    <w:p w14:paraId="6DB43816" w14:textId="02C3E906" w:rsidR="00507FE2" w:rsidRDefault="00507FE2" w:rsidP="00AE6305">
      <w:pPr>
        <w:spacing w:after="0"/>
        <w:rPr>
          <w:rFonts w:ascii="Arial" w:hAnsi="Arial" w:cs="Arial"/>
        </w:rPr>
      </w:pPr>
      <w:r>
        <w:rPr>
          <w:rFonts w:ascii="Arial" w:hAnsi="Arial" w:cs="Arial"/>
        </w:rPr>
        <w:t xml:space="preserve">However, compared to traditional media, Internet and social media changes the speed and scope of information and misinformation. The structure of the online marketplace lends itself towards more incendiary, partisan information (Bennett and </w:t>
      </w:r>
      <w:proofErr w:type="spellStart"/>
      <w:r>
        <w:rPr>
          <w:rFonts w:ascii="Arial" w:hAnsi="Arial" w:cs="Arial"/>
        </w:rPr>
        <w:t>Seyis</w:t>
      </w:r>
      <w:proofErr w:type="spellEnd"/>
      <w:r>
        <w:rPr>
          <w:rFonts w:ascii="Arial" w:hAnsi="Arial" w:cs="Arial"/>
        </w:rPr>
        <w:t xml:space="preserve">, 2021), which amplifies existing effects of partisan media. As information from partisan media already spreads through an indirect communication flow (Druckman, </w:t>
      </w:r>
      <w:proofErr w:type="spellStart"/>
      <w:r>
        <w:rPr>
          <w:rFonts w:ascii="Arial" w:hAnsi="Arial" w:cs="Arial"/>
        </w:rPr>
        <w:t>Levendusky</w:t>
      </w:r>
      <w:proofErr w:type="spellEnd"/>
      <w:r>
        <w:rPr>
          <w:rFonts w:ascii="Arial" w:hAnsi="Arial" w:cs="Arial"/>
        </w:rPr>
        <w:t xml:space="preserve">, and McLain, 2017), in which a direct audience spreads partisan beliefs to those who do not engage with such content directly, social media amplifies the speed at which this information spread can occur. In a comparison between twelve countries, Fletcher, Cornea, and Nielson (2020) confirm this effect of digital media: polarisation is higher amongst online news audiences than offline ones. </w:t>
      </w:r>
    </w:p>
    <w:p w14:paraId="08006E1A" w14:textId="77777777" w:rsidR="00507FE2" w:rsidRDefault="00507FE2" w:rsidP="00AE6305">
      <w:pPr>
        <w:spacing w:after="0"/>
        <w:rPr>
          <w:rFonts w:ascii="Arial" w:hAnsi="Arial" w:cs="Arial"/>
        </w:rPr>
      </w:pPr>
    </w:p>
    <w:p w14:paraId="10541C6E" w14:textId="69DA0DE5" w:rsidR="00507FE2" w:rsidRDefault="00507FE2" w:rsidP="00AE6305">
      <w:pPr>
        <w:spacing w:after="0"/>
        <w:rPr>
          <w:rFonts w:ascii="Arial" w:hAnsi="Arial" w:cs="Arial"/>
        </w:rPr>
      </w:pPr>
      <w:r>
        <w:rPr>
          <w:rFonts w:ascii="Arial" w:hAnsi="Arial" w:cs="Arial"/>
        </w:rPr>
        <w:t>Therefore, while studies of print and media broadcasts can allow us to understan</w:t>
      </w:r>
      <w:r w:rsidR="00CB775E">
        <w:rPr>
          <w:rFonts w:ascii="Arial" w:hAnsi="Arial" w:cs="Arial"/>
        </w:rPr>
        <w:t xml:space="preserve">d how new media raises the salience of certain issues and the mechanism by which it leads towards the spread of misinformation, it cannot account for the speed and scale at which this is done. </w:t>
      </w:r>
    </w:p>
    <w:p w14:paraId="23FD0B7C" w14:textId="77777777" w:rsidR="00C731AA" w:rsidRDefault="00C731AA" w:rsidP="009E3B4B">
      <w:pPr>
        <w:spacing w:after="0"/>
        <w:rPr>
          <w:rFonts w:ascii="Arial" w:hAnsi="Arial" w:cs="Arial"/>
        </w:rPr>
      </w:pPr>
    </w:p>
    <w:p w14:paraId="6604BFE8" w14:textId="023DB1D6" w:rsidR="00C731AA" w:rsidRPr="00C731AA" w:rsidRDefault="00C731AA" w:rsidP="009E3B4B">
      <w:pPr>
        <w:spacing w:after="0"/>
        <w:rPr>
          <w:rFonts w:ascii="Arial" w:hAnsi="Arial" w:cs="Arial"/>
          <w:u w:val="single"/>
        </w:rPr>
      </w:pPr>
      <w:r w:rsidRPr="00C731AA">
        <w:rPr>
          <w:rFonts w:ascii="Arial" w:hAnsi="Arial" w:cs="Arial"/>
          <w:u w:val="single"/>
        </w:rPr>
        <w:lastRenderedPageBreak/>
        <w:t>Bibliography</w:t>
      </w:r>
    </w:p>
    <w:p w14:paraId="672BAE12" w14:textId="77777777" w:rsidR="00AE6305" w:rsidRPr="00AE6305" w:rsidRDefault="00AE6305" w:rsidP="00507FE2">
      <w:pPr>
        <w:spacing w:after="0"/>
        <w:ind w:firstLine="720"/>
        <w:rPr>
          <w:rFonts w:ascii="Arial" w:hAnsi="Arial" w:cs="Arial"/>
        </w:rPr>
      </w:pPr>
      <w:r w:rsidRPr="00AE6305">
        <w:rPr>
          <w:rFonts w:ascii="Arial" w:hAnsi="Arial" w:cs="Arial"/>
        </w:rPr>
        <w:t>Barnes, Lucy, and Timothy Hicks. 2018. “Making Austerity Popular: the Media and Mass Attitudes Toward Fiscal Policy.” American Journal of Political Science 62(2): 340–54.</w:t>
      </w:r>
    </w:p>
    <w:p w14:paraId="7D06D943" w14:textId="0217EB6B" w:rsidR="009E3B4B" w:rsidRDefault="009E3B4B" w:rsidP="00507FE2">
      <w:pPr>
        <w:spacing w:after="0"/>
        <w:ind w:firstLine="720"/>
        <w:rPr>
          <w:rFonts w:ascii="Arial" w:hAnsi="Arial" w:cs="Arial"/>
        </w:rPr>
      </w:pPr>
      <w:r w:rsidRPr="009E3B4B">
        <w:rPr>
          <w:rFonts w:ascii="Arial" w:hAnsi="Arial" w:cs="Arial"/>
        </w:rPr>
        <w:t xml:space="preserve">Bennett, Andrew, and </w:t>
      </w:r>
      <w:proofErr w:type="spellStart"/>
      <w:r w:rsidRPr="009E3B4B">
        <w:rPr>
          <w:rFonts w:ascii="Arial" w:hAnsi="Arial" w:cs="Arial"/>
        </w:rPr>
        <w:t>Didem</w:t>
      </w:r>
      <w:proofErr w:type="spellEnd"/>
      <w:r w:rsidRPr="009E3B4B">
        <w:rPr>
          <w:rFonts w:ascii="Arial" w:hAnsi="Arial" w:cs="Arial"/>
        </w:rPr>
        <w:t xml:space="preserve"> </w:t>
      </w:r>
      <w:proofErr w:type="spellStart"/>
      <w:r w:rsidRPr="009E3B4B">
        <w:rPr>
          <w:rFonts w:ascii="Arial" w:hAnsi="Arial" w:cs="Arial"/>
        </w:rPr>
        <w:t>Seyis</w:t>
      </w:r>
      <w:proofErr w:type="spellEnd"/>
      <w:r w:rsidRPr="009E3B4B">
        <w:rPr>
          <w:rFonts w:ascii="Arial" w:hAnsi="Arial" w:cs="Arial"/>
        </w:rPr>
        <w:t xml:space="preserve">. 2021. ‘The Online Market’s Invisible Hand: Internet Media and Rising Populism.’ </w:t>
      </w:r>
      <w:r w:rsidRPr="009E3B4B">
        <w:rPr>
          <w:rFonts w:ascii="Arial" w:hAnsi="Arial" w:cs="Arial"/>
          <w:i/>
          <w:iCs/>
        </w:rPr>
        <w:t>Political Studies</w:t>
      </w:r>
      <w:r w:rsidRPr="009E3B4B">
        <w:rPr>
          <w:rFonts w:ascii="Arial" w:hAnsi="Arial" w:cs="Arial"/>
        </w:rPr>
        <w:t>.</w:t>
      </w:r>
    </w:p>
    <w:p w14:paraId="3A35895E" w14:textId="77777777" w:rsidR="00AA04B8" w:rsidRPr="00AA04B8" w:rsidRDefault="00AA04B8" w:rsidP="00507FE2">
      <w:pPr>
        <w:spacing w:after="0"/>
        <w:ind w:firstLine="720"/>
        <w:rPr>
          <w:rFonts w:ascii="Arial" w:hAnsi="Arial" w:cs="Arial"/>
        </w:rPr>
      </w:pPr>
      <w:r w:rsidRPr="00AA04B8">
        <w:rPr>
          <w:rFonts w:ascii="Arial" w:hAnsi="Arial" w:cs="Arial"/>
        </w:rPr>
        <w:t xml:space="preserve">Cobb, Michael D, Brendan Nyhan, and Jason </w:t>
      </w:r>
      <w:proofErr w:type="spellStart"/>
      <w:r w:rsidRPr="00AA04B8">
        <w:rPr>
          <w:rFonts w:ascii="Arial" w:hAnsi="Arial" w:cs="Arial"/>
        </w:rPr>
        <w:t>Reifler</w:t>
      </w:r>
      <w:proofErr w:type="spellEnd"/>
      <w:r w:rsidRPr="00AA04B8">
        <w:rPr>
          <w:rFonts w:ascii="Arial" w:hAnsi="Arial" w:cs="Arial"/>
        </w:rPr>
        <w:t>. 2013. “Beliefs Don't Always Persevere: How Political Figures Are Punished When Positive Information About Them Is Discredited.” Political Psychology 34(3): 307–26.</w:t>
      </w:r>
    </w:p>
    <w:p w14:paraId="13510DEE" w14:textId="77777777" w:rsidR="00507FE2" w:rsidRPr="00507FE2" w:rsidRDefault="00507FE2" w:rsidP="00507FE2">
      <w:pPr>
        <w:spacing w:after="0"/>
        <w:ind w:firstLine="720"/>
        <w:rPr>
          <w:rFonts w:ascii="Arial" w:hAnsi="Arial" w:cs="Arial"/>
        </w:rPr>
      </w:pPr>
      <w:r w:rsidRPr="00507FE2">
        <w:rPr>
          <w:rFonts w:ascii="Arial" w:hAnsi="Arial" w:cs="Arial"/>
        </w:rPr>
        <w:t xml:space="preserve">Druckman, James N, Matthew S </w:t>
      </w:r>
      <w:proofErr w:type="spellStart"/>
      <w:r w:rsidRPr="00507FE2">
        <w:rPr>
          <w:rFonts w:ascii="Arial" w:hAnsi="Arial" w:cs="Arial"/>
        </w:rPr>
        <w:t>Levendusky</w:t>
      </w:r>
      <w:proofErr w:type="spellEnd"/>
      <w:r w:rsidRPr="00507FE2">
        <w:rPr>
          <w:rFonts w:ascii="Arial" w:hAnsi="Arial" w:cs="Arial"/>
        </w:rPr>
        <w:t>, and Audrey McLain. 2017. “No Need to Watch: How the E</w:t>
      </w:r>
      <w:r w:rsidRPr="00507FE2">
        <w:rPr>
          <w:rFonts w:ascii="Cambria Math" w:hAnsi="Cambria Math" w:cs="Cambria Math"/>
        </w:rPr>
        <w:t>ﬀ</w:t>
      </w:r>
      <w:r w:rsidRPr="00507FE2">
        <w:rPr>
          <w:rFonts w:ascii="Arial" w:hAnsi="Arial" w:cs="Arial"/>
        </w:rPr>
        <w:t>ects of Partisan Media Can Spread via Interpersonal Discussions.” American Journal of Political Science 62(1): 99–112.</w:t>
      </w:r>
    </w:p>
    <w:p w14:paraId="793A897F" w14:textId="750A78A3" w:rsidR="00507FE2" w:rsidRPr="00507FE2" w:rsidRDefault="00507FE2" w:rsidP="00507FE2">
      <w:pPr>
        <w:spacing w:after="0"/>
        <w:ind w:firstLine="720"/>
        <w:rPr>
          <w:rFonts w:ascii="Arial" w:hAnsi="Arial" w:cs="Arial"/>
        </w:rPr>
      </w:pPr>
      <w:r w:rsidRPr="00507FE2">
        <w:rPr>
          <w:rFonts w:ascii="Arial" w:hAnsi="Arial" w:cs="Arial"/>
        </w:rPr>
        <w:t xml:space="preserve">Fletcher, Richard, Alessio </w:t>
      </w:r>
      <w:proofErr w:type="spellStart"/>
      <w:r w:rsidRPr="00507FE2">
        <w:rPr>
          <w:rFonts w:ascii="Arial" w:hAnsi="Arial" w:cs="Arial"/>
        </w:rPr>
        <w:t>Cornia</w:t>
      </w:r>
      <w:proofErr w:type="spellEnd"/>
      <w:r w:rsidRPr="00507FE2">
        <w:rPr>
          <w:rFonts w:ascii="Arial" w:hAnsi="Arial" w:cs="Arial"/>
        </w:rPr>
        <w:t>, and Rasmus Kleis Nielsen. 2020. “How Polarized Are Online and Offline News Audiences? A Comparative Analysis of Twelve Countries.” The International Journal of Press/Politics 25(2): 169–95.</w:t>
      </w:r>
    </w:p>
    <w:p w14:paraId="1000800B" w14:textId="77777777" w:rsidR="00507FE2" w:rsidRPr="00507FE2" w:rsidRDefault="00507FE2" w:rsidP="00507FE2">
      <w:pPr>
        <w:spacing w:after="0"/>
        <w:ind w:firstLine="720"/>
        <w:rPr>
          <w:rFonts w:ascii="Arial" w:hAnsi="Arial" w:cs="Arial"/>
        </w:rPr>
      </w:pPr>
      <w:r w:rsidRPr="00507FE2">
        <w:rPr>
          <w:rFonts w:ascii="Arial" w:hAnsi="Arial" w:cs="Arial"/>
        </w:rPr>
        <w:t xml:space="preserve">Flynn, D J, Brendan Nyhan, and Jason </w:t>
      </w:r>
      <w:proofErr w:type="spellStart"/>
      <w:r w:rsidRPr="00507FE2">
        <w:rPr>
          <w:rFonts w:ascii="Arial" w:hAnsi="Arial" w:cs="Arial"/>
        </w:rPr>
        <w:t>Reifler</w:t>
      </w:r>
      <w:proofErr w:type="spellEnd"/>
      <w:r w:rsidRPr="00507FE2">
        <w:rPr>
          <w:rFonts w:ascii="Arial" w:hAnsi="Arial" w:cs="Arial"/>
        </w:rPr>
        <w:t>. 2017. “The Nature and Origins of Misperceptions: Understanding False and Unsupported Beliefs About Politics.” Political Psychology 38(2): 127–50.</w:t>
      </w:r>
    </w:p>
    <w:p w14:paraId="00876DCC" w14:textId="77777777" w:rsidR="00507FE2" w:rsidRPr="00507FE2" w:rsidRDefault="00507FE2" w:rsidP="00507FE2">
      <w:pPr>
        <w:spacing w:after="0"/>
        <w:ind w:firstLine="720"/>
        <w:rPr>
          <w:rFonts w:ascii="Arial" w:hAnsi="Arial" w:cs="Arial"/>
        </w:rPr>
      </w:pPr>
      <w:r w:rsidRPr="00507FE2">
        <w:rPr>
          <w:rFonts w:ascii="Arial" w:hAnsi="Arial" w:cs="Arial"/>
        </w:rPr>
        <w:t>Grossman, Emiliano. 2022. ‘Media and Policy Making in the Digital Age’. Annual Review of Political Science 25(1): 443–61.</w:t>
      </w:r>
    </w:p>
    <w:p w14:paraId="4E18E46D" w14:textId="69D72D1C" w:rsidR="009E3B4B" w:rsidRPr="009E3B4B" w:rsidRDefault="009E3B4B" w:rsidP="00507FE2">
      <w:pPr>
        <w:spacing w:after="0"/>
        <w:ind w:firstLine="720"/>
        <w:rPr>
          <w:rFonts w:ascii="Arial" w:hAnsi="Arial" w:cs="Arial"/>
        </w:rPr>
      </w:pPr>
      <w:r w:rsidRPr="009E3B4B">
        <w:rPr>
          <w:rFonts w:ascii="Arial" w:hAnsi="Arial" w:cs="Arial"/>
        </w:rPr>
        <w:t>Guess, Andrew M. 2021. “(Almost) Everything in Moderation: New Evidence on Americans' Online Media Diets.” American Journal of Political Science.</w:t>
      </w:r>
    </w:p>
    <w:p w14:paraId="1FD6D33A" w14:textId="77777777" w:rsidR="000041EE" w:rsidRPr="000041EE" w:rsidRDefault="000041EE" w:rsidP="00507FE2">
      <w:pPr>
        <w:spacing w:after="0"/>
        <w:ind w:firstLine="720"/>
        <w:rPr>
          <w:rFonts w:ascii="Arial" w:hAnsi="Arial" w:cs="Arial"/>
        </w:rPr>
      </w:pPr>
      <w:r w:rsidRPr="000041EE">
        <w:rPr>
          <w:rFonts w:ascii="Arial" w:hAnsi="Arial" w:cs="Arial"/>
        </w:rPr>
        <w:t>Ladd, J.M.D., and G.S. Lenz. 2009. “Exploiting a rare communication shift to document the persuasive power of the news media.” American Journal of Political Science 53(2): 394–410.</w:t>
      </w:r>
    </w:p>
    <w:p w14:paraId="469CB380" w14:textId="77777777" w:rsidR="002E33C9" w:rsidRPr="002E33C9" w:rsidRDefault="002E33C9" w:rsidP="00507FE2">
      <w:pPr>
        <w:spacing w:after="0"/>
        <w:ind w:firstLine="720"/>
        <w:rPr>
          <w:rFonts w:ascii="Arial" w:hAnsi="Arial" w:cs="Arial"/>
        </w:rPr>
      </w:pPr>
      <w:r w:rsidRPr="002E33C9">
        <w:rPr>
          <w:rFonts w:ascii="Arial" w:hAnsi="Arial" w:cs="Arial"/>
        </w:rPr>
        <w:t>Lenz, Gabriel S, and Chappell Lawson. 2007. “Looking the part: Television leads less informed citizens to vote based on candidates' appearance.” American Journal of Political Science 55(3): 574–589.</w:t>
      </w:r>
    </w:p>
    <w:p w14:paraId="30636F73" w14:textId="77777777" w:rsidR="00AE6305" w:rsidRPr="00AE6305" w:rsidRDefault="00AE6305" w:rsidP="00507FE2">
      <w:pPr>
        <w:spacing w:after="0"/>
        <w:ind w:firstLine="720"/>
        <w:rPr>
          <w:rFonts w:ascii="Arial" w:hAnsi="Arial" w:cs="Arial"/>
        </w:rPr>
      </w:pPr>
      <w:r w:rsidRPr="00AE6305">
        <w:rPr>
          <w:rFonts w:ascii="Arial" w:hAnsi="Arial" w:cs="Arial"/>
        </w:rPr>
        <w:t>Lenz, Gabriel S. 2009. “Learning and Opinion Change, Not Priming: Reconsidering the Priming Hypothesis.” American Journal of Political Science 53(4): 821–837.</w:t>
      </w:r>
    </w:p>
    <w:p w14:paraId="277682E3" w14:textId="39511869" w:rsidR="00AE6305" w:rsidRPr="00AE6305" w:rsidRDefault="00AE6305" w:rsidP="00507FE2">
      <w:pPr>
        <w:spacing w:after="0"/>
        <w:ind w:firstLine="720"/>
        <w:rPr>
          <w:rFonts w:ascii="Arial" w:hAnsi="Arial" w:cs="Arial"/>
        </w:rPr>
      </w:pPr>
      <w:r w:rsidRPr="00AE6305">
        <w:rPr>
          <w:rFonts w:ascii="Arial" w:hAnsi="Arial" w:cs="Arial"/>
        </w:rPr>
        <w:t xml:space="preserve">Porter, Ethan, Thomas J Wood, and Babak </w:t>
      </w:r>
      <w:proofErr w:type="spellStart"/>
      <w:r w:rsidRPr="00AE6305">
        <w:rPr>
          <w:rFonts w:ascii="Arial" w:hAnsi="Arial" w:cs="Arial"/>
        </w:rPr>
        <w:t>Bahador</w:t>
      </w:r>
      <w:proofErr w:type="spellEnd"/>
      <w:r w:rsidRPr="00AE6305">
        <w:rPr>
          <w:rFonts w:ascii="Arial" w:hAnsi="Arial" w:cs="Arial"/>
        </w:rPr>
        <w:t>. 2019. “Can Presidential Misinformation on Climate Change Be Corrected? Evidence From Internet and Phone Experiments.” Research and politics 6(3).</w:t>
      </w:r>
    </w:p>
    <w:p w14:paraId="264B9129" w14:textId="5CC3995B" w:rsidR="000F0B55" w:rsidRPr="009E3B4B" w:rsidRDefault="009E3B4B" w:rsidP="00507FE2">
      <w:pPr>
        <w:spacing w:after="0"/>
        <w:ind w:firstLine="720"/>
        <w:rPr>
          <w:rFonts w:ascii="Arial" w:hAnsi="Arial" w:cs="Arial"/>
        </w:rPr>
      </w:pPr>
      <w:r w:rsidRPr="009E3B4B">
        <w:rPr>
          <w:rFonts w:ascii="Arial" w:hAnsi="Arial" w:cs="Arial"/>
        </w:rPr>
        <w:t>Norris, Pippa, and Ronald Inglehart. 2019. Cultural Backlash: Trump, Brexit, and Authoritarian Populism. Cambridge University Press.</w:t>
      </w:r>
    </w:p>
    <w:p w14:paraId="61FCD941" w14:textId="7F0A8C5A" w:rsidR="009E3B4B" w:rsidRPr="009E3B4B" w:rsidRDefault="009E3B4B" w:rsidP="00507FE2">
      <w:pPr>
        <w:spacing w:after="0"/>
        <w:ind w:firstLine="720"/>
        <w:rPr>
          <w:rFonts w:ascii="Arial" w:hAnsi="Arial" w:cs="Arial"/>
        </w:rPr>
      </w:pPr>
      <w:r w:rsidRPr="009E3B4B">
        <w:rPr>
          <w:rFonts w:ascii="Arial" w:hAnsi="Arial" w:cs="Arial"/>
        </w:rPr>
        <w:t xml:space="preserve">Schaub, Max, and Davide </w:t>
      </w:r>
      <w:proofErr w:type="spellStart"/>
      <w:r w:rsidRPr="009E3B4B">
        <w:rPr>
          <w:rFonts w:ascii="Arial" w:hAnsi="Arial" w:cs="Arial"/>
        </w:rPr>
        <w:t>Morisi</w:t>
      </w:r>
      <w:proofErr w:type="spellEnd"/>
      <w:r w:rsidRPr="009E3B4B">
        <w:rPr>
          <w:rFonts w:ascii="Arial" w:hAnsi="Arial" w:cs="Arial"/>
        </w:rPr>
        <w:t>. 2020. “Voter Mobilisation in the Echo Chamber: Broadband Internet and the Rise of Populism in Europe.” European Journal of Political Research 59(4): 752–73.</w:t>
      </w:r>
    </w:p>
    <w:sectPr w:rsidR="009E3B4B" w:rsidRPr="009E3B4B" w:rsidSect="002C0AF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F07CA"/>
    <w:multiLevelType w:val="multilevel"/>
    <w:tmpl w:val="DCDE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43133"/>
    <w:multiLevelType w:val="multilevel"/>
    <w:tmpl w:val="7A2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47A3A"/>
    <w:multiLevelType w:val="multilevel"/>
    <w:tmpl w:val="C40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20DAA"/>
    <w:multiLevelType w:val="multilevel"/>
    <w:tmpl w:val="B6F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01CC0"/>
    <w:multiLevelType w:val="multilevel"/>
    <w:tmpl w:val="4DD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85896"/>
    <w:multiLevelType w:val="multilevel"/>
    <w:tmpl w:val="801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66066"/>
    <w:multiLevelType w:val="multilevel"/>
    <w:tmpl w:val="EC5A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E1D55"/>
    <w:multiLevelType w:val="multilevel"/>
    <w:tmpl w:val="E7D6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33F26"/>
    <w:multiLevelType w:val="multilevel"/>
    <w:tmpl w:val="876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C30DA"/>
    <w:multiLevelType w:val="multilevel"/>
    <w:tmpl w:val="AD3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87E83"/>
    <w:multiLevelType w:val="multilevel"/>
    <w:tmpl w:val="5B44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3922">
    <w:abstractNumId w:val="9"/>
  </w:num>
  <w:num w:numId="2" w16cid:durableId="728041586">
    <w:abstractNumId w:val="8"/>
  </w:num>
  <w:num w:numId="3" w16cid:durableId="1681161265">
    <w:abstractNumId w:val="6"/>
  </w:num>
  <w:num w:numId="4" w16cid:durableId="695468386">
    <w:abstractNumId w:val="5"/>
  </w:num>
  <w:num w:numId="5" w16cid:durableId="1563178882">
    <w:abstractNumId w:val="4"/>
  </w:num>
  <w:num w:numId="6" w16cid:durableId="1558466895">
    <w:abstractNumId w:val="10"/>
  </w:num>
  <w:num w:numId="7" w16cid:durableId="1377005919">
    <w:abstractNumId w:val="7"/>
  </w:num>
  <w:num w:numId="8" w16cid:durableId="1477530059">
    <w:abstractNumId w:val="3"/>
  </w:num>
  <w:num w:numId="9" w16cid:durableId="1997029076">
    <w:abstractNumId w:val="1"/>
  </w:num>
  <w:num w:numId="10" w16cid:durableId="289939991">
    <w:abstractNumId w:val="2"/>
  </w:num>
  <w:num w:numId="11" w16cid:durableId="12631493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ye Chang">
    <w15:presenceInfo w15:providerId="Windows Live" w15:userId="d1fb1e0b93f44b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4B"/>
    <w:rsid w:val="000041EE"/>
    <w:rsid w:val="00056E1D"/>
    <w:rsid w:val="00061F4D"/>
    <w:rsid w:val="000F0B55"/>
    <w:rsid w:val="001E2530"/>
    <w:rsid w:val="002C0AF1"/>
    <w:rsid w:val="002C57F1"/>
    <w:rsid w:val="002E33C9"/>
    <w:rsid w:val="00507FE2"/>
    <w:rsid w:val="007C6BCD"/>
    <w:rsid w:val="00953076"/>
    <w:rsid w:val="009E18A0"/>
    <w:rsid w:val="009E3B4B"/>
    <w:rsid w:val="00A07C60"/>
    <w:rsid w:val="00AA04B8"/>
    <w:rsid w:val="00AE6305"/>
    <w:rsid w:val="00BC3302"/>
    <w:rsid w:val="00C731AA"/>
    <w:rsid w:val="00CB775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931FB2D"/>
  <w15:chartTrackingRefBased/>
  <w15:docId w15:val="{719112C7-1099-BA4A-82F2-21907F10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B4B"/>
    <w:rPr>
      <w:rFonts w:eastAsiaTheme="majorEastAsia" w:cstheme="majorBidi"/>
      <w:color w:val="272727" w:themeColor="text1" w:themeTint="D8"/>
    </w:rPr>
  </w:style>
  <w:style w:type="paragraph" w:styleId="Title">
    <w:name w:val="Title"/>
    <w:basedOn w:val="Normal"/>
    <w:next w:val="Normal"/>
    <w:link w:val="TitleChar"/>
    <w:uiPriority w:val="10"/>
    <w:qFormat/>
    <w:rsid w:val="009E3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B4B"/>
    <w:pPr>
      <w:spacing w:before="160"/>
      <w:jc w:val="center"/>
    </w:pPr>
    <w:rPr>
      <w:i/>
      <w:iCs/>
      <w:color w:val="404040" w:themeColor="text1" w:themeTint="BF"/>
    </w:rPr>
  </w:style>
  <w:style w:type="character" w:customStyle="1" w:styleId="QuoteChar">
    <w:name w:val="Quote Char"/>
    <w:basedOn w:val="DefaultParagraphFont"/>
    <w:link w:val="Quote"/>
    <w:uiPriority w:val="29"/>
    <w:rsid w:val="009E3B4B"/>
    <w:rPr>
      <w:i/>
      <w:iCs/>
      <w:color w:val="404040" w:themeColor="text1" w:themeTint="BF"/>
    </w:rPr>
  </w:style>
  <w:style w:type="paragraph" w:styleId="ListParagraph">
    <w:name w:val="List Paragraph"/>
    <w:basedOn w:val="Normal"/>
    <w:uiPriority w:val="34"/>
    <w:qFormat/>
    <w:rsid w:val="009E3B4B"/>
    <w:pPr>
      <w:ind w:left="720"/>
      <w:contextualSpacing/>
    </w:pPr>
  </w:style>
  <w:style w:type="character" w:styleId="IntenseEmphasis">
    <w:name w:val="Intense Emphasis"/>
    <w:basedOn w:val="DefaultParagraphFont"/>
    <w:uiPriority w:val="21"/>
    <w:qFormat/>
    <w:rsid w:val="009E3B4B"/>
    <w:rPr>
      <w:i/>
      <w:iCs/>
      <w:color w:val="0F4761" w:themeColor="accent1" w:themeShade="BF"/>
    </w:rPr>
  </w:style>
  <w:style w:type="paragraph" w:styleId="IntenseQuote">
    <w:name w:val="Intense Quote"/>
    <w:basedOn w:val="Normal"/>
    <w:next w:val="Normal"/>
    <w:link w:val="IntenseQuoteChar"/>
    <w:uiPriority w:val="30"/>
    <w:qFormat/>
    <w:rsid w:val="009E3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B4B"/>
    <w:rPr>
      <w:i/>
      <w:iCs/>
      <w:color w:val="0F4761" w:themeColor="accent1" w:themeShade="BF"/>
    </w:rPr>
  </w:style>
  <w:style w:type="character" w:styleId="IntenseReference">
    <w:name w:val="Intense Reference"/>
    <w:basedOn w:val="DefaultParagraphFont"/>
    <w:uiPriority w:val="32"/>
    <w:qFormat/>
    <w:rsid w:val="009E3B4B"/>
    <w:rPr>
      <w:b/>
      <w:bCs/>
      <w:smallCaps/>
      <w:color w:val="0F4761" w:themeColor="accent1" w:themeShade="BF"/>
      <w:spacing w:val="5"/>
    </w:rPr>
  </w:style>
  <w:style w:type="paragraph" w:styleId="Revision">
    <w:name w:val="Revision"/>
    <w:hidden/>
    <w:uiPriority w:val="99"/>
    <w:semiHidden/>
    <w:rsid w:val="002C57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19183">
      <w:bodyDiv w:val="1"/>
      <w:marLeft w:val="0"/>
      <w:marRight w:val="0"/>
      <w:marTop w:val="0"/>
      <w:marBottom w:val="0"/>
      <w:divBdr>
        <w:top w:val="none" w:sz="0" w:space="0" w:color="auto"/>
        <w:left w:val="none" w:sz="0" w:space="0" w:color="auto"/>
        <w:bottom w:val="none" w:sz="0" w:space="0" w:color="auto"/>
        <w:right w:val="none" w:sz="0" w:space="0" w:color="auto"/>
      </w:divBdr>
    </w:div>
    <w:div w:id="97220114">
      <w:bodyDiv w:val="1"/>
      <w:marLeft w:val="0"/>
      <w:marRight w:val="0"/>
      <w:marTop w:val="0"/>
      <w:marBottom w:val="0"/>
      <w:divBdr>
        <w:top w:val="none" w:sz="0" w:space="0" w:color="auto"/>
        <w:left w:val="none" w:sz="0" w:space="0" w:color="auto"/>
        <w:bottom w:val="none" w:sz="0" w:space="0" w:color="auto"/>
        <w:right w:val="none" w:sz="0" w:space="0" w:color="auto"/>
      </w:divBdr>
    </w:div>
    <w:div w:id="100031547">
      <w:bodyDiv w:val="1"/>
      <w:marLeft w:val="0"/>
      <w:marRight w:val="0"/>
      <w:marTop w:val="0"/>
      <w:marBottom w:val="0"/>
      <w:divBdr>
        <w:top w:val="none" w:sz="0" w:space="0" w:color="auto"/>
        <w:left w:val="none" w:sz="0" w:space="0" w:color="auto"/>
        <w:bottom w:val="none" w:sz="0" w:space="0" w:color="auto"/>
        <w:right w:val="none" w:sz="0" w:space="0" w:color="auto"/>
      </w:divBdr>
    </w:div>
    <w:div w:id="125203103">
      <w:bodyDiv w:val="1"/>
      <w:marLeft w:val="0"/>
      <w:marRight w:val="0"/>
      <w:marTop w:val="0"/>
      <w:marBottom w:val="0"/>
      <w:divBdr>
        <w:top w:val="none" w:sz="0" w:space="0" w:color="auto"/>
        <w:left w:val="none" w:sz="0" w:space="0" w:color="auto"/>
        <w:bottom w:val="none" w:sz="0" w:space="0" w:color="auto"/>
        <w:right w:val="none" w:sz="0" w:space="0" w:color="auto"/>
      </w:divBdr>
    </w:div>
    <w:div w:id="190847715">
      <w:bodyDiv w:val="1"/>
      <w:marLeft w:val="0"/>
      <w:marRight w:val="0"/>
      <w:marTop w:val="0"/>
      <w:marBottom w:val="0"/>
      <w:divBdr>
        <w:top w:val="none" w:sz="0" w:space="0" w:color="auto"/>
        <w:left w:val="none" w:sz="0" w:space="0" w:color="auto"/>
        <w:bottom w:val="none" w:sz="0" w:space="0" w:color="auto"/>
        <w:right w:val="none" w:sz="0" w:space="0" w:color="auto"/>
      </w:divBdr>
    </w:div>
    <w:div w:id="211423418">
      <w:bodyDiv w:val="1"/>
      <w:marLeft w:val="0"/>
      <w:marRight w:val="0"/>
      <w:marTop w:val="0"/>
      <w:marBottom w:val="0"/>
      <w:divBdr>
        <w:top w:val="none" w:sz="0" w:space="0" w:color="auto"/>
        <w:left w:val="none" w:sz="0" w:space="0" w:color="auto"/>
        <w:bottom w:val="none" w:sz="0" w:space="0" w:color="auto"/>
        <w:right w:val="none" w:sz="0" w:space="0" w:color="auto"/>
      </w:divBdr>
    </w:div>
    <w:div w:id="217716294">
      <w:bodyDiv w:val="1"/>
      <w:marLeft w:val="0"/>
      <w:marRight w:val="0"/>
      <w:marTop w:val="0"/>
      <w:marBottom w:val="0"/>
      <w:divBdr>
        <w:top w:val="none" w:sz="0" w:space="0" w:color="auto"/>
        <w:left w:val="none" w:sz="0" w:space="0" w:color="auto"/>
        <w:bottom w:val="none" w:sz="0" w:space="0" w:color="auto"/>
        <w:right w:val="none" w:sz="0" w:space="0" w:color="auto"/>
      </w:divBdr>
    </w:div>
    <w:div w:id="268660512">
      <w:bodyDiv w:val="1"/>
      <w:marLeft w:val="0"/>
      <w:marRight w:val="0"/>
      <w:marTop w:val="0"/>
      <w:marBottom w:val="0"/>
      <w:divBdr>
        <w:top w:val="none" w:sz="0" w:space="0" w:color="auto"/>
        <w:left w:val="none" w:sz="0" w:space="0" w:color="auto"/>
        <w:bottom w:val="none" w:sz="0" w:space="0" w:color="auto"/>
        <w:right w:val="none" w:sz="0" w:space="0" w:color="auto"/>
      </w:divBdr>
    </w:div>
    <w:div w:id="284318175">
      <w:bodyDiv w:val="1"/>
      <w:marLeft w:val="0"/>
      <w:marRight w:val="0"/>
      <w:marTop w:val="0"/>
      <w:marBottom w:val="0"/>
      <w:divBdr>
        <w:top w:val="none" w:sz="0" w:space="0" w:color="auto"/>
        <w:left w:val="none" w:sz="0" w:space="0" w:color="auto"/>
        <w:bottom w:val="none" w:sz="0" w:space="0" w:color="auto"/>
        <w:right w:val="none" w:sz="0" w:space="0" w:color="auto"/>
      </w:divBdr>
    </w:div>
    <w:div w:id="400176054">
      <w:bodyDiv w:val="1"/>
      <w:marLeft w:val="0"/>
      <w:marRight w:val="0"/>
      <w:marTop w:val="0"/>
      <w:marBottom w:val="0"/>
      <w:divBdr>
        <w:top w:val="none" w:sz="0" w:space="0" w:color="auto"/>
        <w:left w:val="none" w:sz="0" w:space="0" w:color="auto"/>
        <w:bottom w:val="none" w:sz="0" w:space="0" w:color="auto"/>
        <w:right w:val="none" w:sz="0" w:space="0" w:color="auto"/>
      </w:divBdr>
    </w:div>
    <w:div w:id="492766743">
      <w:bodyDiv w:val="1"/>
      <w:marLeft w:val="0"/>
      <w:marRight w:val="0"/>
      <w:marTop w:val="0"/>
      <w:marBottom w:val="0"/>
      <w:divBdr>
        <w:top w:val="none" w:sz="0" w:space="0" w:color="auto"/>
        <w:left w:val="none" w:sz="0" w:space="0" w:color="auto"/>
        <w:bottom w:val="none" w:sz="0" w:space="0" w:color="auto"/>
        <w:right w:val="none" w:sz="0" w:space="0" w:color="auto"/>
      </w:divBdr>
    </w:div>
    <w:div w:id="503476574">
      <w:bodyDiv w:val="1"/>
      <w:marLeft w:val="0"/>
      <w:marRight w:val="0"/>
      <w:marTop w:val="0"/>
      <w:marBottom w:val="0"/>
      <w:divBdr>
        <w:top w:val="none" w:sz="0" w:space="0" w:color="auto"/>
        <w:left w:val="none" w:sz="0" w:space="0" w:color="auto"/>
        <w:bottom w:val="none" w:sz="0" w:space="0" w:color="auto"/>
        <w:right w:val="none" w:sz="0" w:space="0" w:color="auto"/>
      </w:divBdr>
    </w:div>
    <w:div w:id="517622382">
      <w:bodyDiv w:val="1"/>
      <w:marLeft w:val="0"/>
      <w:marRight w:val="0"/>
      <w:marTop w:val="0"/>
      <w:marBottom w:val="0"/>
      <w:divBdr>
        <w:top w:val="none" w:sz="0" w:space="0" w:color="auto"/>
        <w:left w:val="none" w:sz="0" w:space="0" w:color="auto"/>
        <w:bottom w:val="none" w:sz="0" w:space="0" w:color="auto"/>
        <w:right w:val="none" w:sz="0" w:space="0" w:color="auto"/>
      </w:divBdr>
    </w:div>
    <w:div w:id="737097320">
      <w:bodyDiv w:val="1"/>
      <w:marLeft w:val="0"/>
      <w:marRight w:val="0"/>
      <w:marTop w:val="0"/>
      <w:marBottom w:val="0"/>
      <w:divBdr>
        <w:top w:val="none" w:sz="0" w:space="0" w:color="auto"/>
        <w:left w:val="none" w:sz="0" w:space="0" w:color="auto"/>
        <w:bottom w:val="none" w:sz="0" w:space="0" w:color="auto"/>
        <w:right w:val="none" w:sz="0" w:space="0" w:color="auto"/>
      </w:divBdr>
    </w:div>
    <w:div w:id="800882215">
      <w:bodyDiv w:val="1"/>
      <w:marLeft w:val="0"/>
      <w:marRight w:val="0"/>
      <w:marTop w:val="0"/>
      <w:marBottom w:val="0"/>
      <w:divBdr>
        <w:top w:val="none" w:sz="0" w:space="0" w:color="auto"/>
        <w:left w:val="none" w:sz="0" w:space="0" w:color="auto"/>
        <w:bottom w:val="none" w:sz="0" w:space="0" w:color="auto"/>
        <w:right w:val="none" w:sz="0" w:space="0" w:color="auto"/>
      </w:divBdr>
    </w:div>
    <w:div w:id="804617566">
      <w:bodyDiv w:val="1"/>
      <w:marLeft w:val="0"/>
      <w:marRight w:val="0"/>
      <w:marTop w:val="0"/>
      <w:marBottom w:val="0"/>
      <w:divBdr>
        <w:top w:val="none" w:sz="0" w:space="0" w:color="auto"/>
        <w:left w:val="none" w:sz="0" w:space="0" w:color="auto"/>
        <w:bottom w:val="none" w:sz="0" w:space="0" w:color="auto"/>
        <w:right w:val="none" w:sz="0" w:space="0" w:color="auto"/>
      </w:divBdr>
    </w:div>
    <w:div w:id="850609453">
      <w:bodyDiv w:val="1"/>
      <w:marLeft w:val="0"/>
      <w:marRight w:val="0"/>
      <w:marTop w:val="0"/>
      <w:marBottom w:val="0"/>
      <w:divBdr>
        <w:top w:val="none" w:sz="0" w:space="0" w:color="auto"/>
        <w:left w:val="none" w:sz="0" w:space="0" w:color="auto"/>
        <w:bottom w:val="none" w:sz="0" w:space="0" w:color="auto"/>
        <w:right w:val="none" w:sz="0" w:space="0" w:color="auto"/>
      </w:divBdr>
    </w:div>
    <w:div w:id="915212425">
      <w:bodyDiv w:val="1"/>
      <w:marLeft w:val="0"/>
      <w:marRight w:val="0"/>
      <w:marTop w:val="0"/>
      <w:marBottom w:val="0"/>
      <w:divBdr>
        <w:top w:val="none" w:sz="0" w:space="0" w:color="auto"/>
        <w:left w:val="none" w:sz="0" w:space="0" w:color="auto"/>
        <w:bottom w:val="none" w:sz="0" w:space="0" w:color="auto"/>
        <w:right w:val="none" w:sz="0" w:space="0" w:color="auto"/>
      </w:divBdr>
    </w:div>
    <w:div w:id="969169314">
      <w:bodyDiv w:val="1"/>
      <w:marLeft w:val="0"/>
      <w:marRight w:val="0"/>
      <w:marTop w:val="0"/>
      <w:marBottom w:val="0"/>
      <w:divBdr>
        <w:top w:val="none" w:sz="0" w:space="0" w:color="auto"/>
        <w:left w:val="none" w:sz="0" w:space="0" w:color="auto"/>
        <w:bottom w:val="none" w:sz="0" w:space="0" w:color="auto"/>
        <w:right w:val="none" w:sz="0" w:space="0" w:color="auto"/>
      </w:divBdr>
    </w:div>
    <w:div w:id="1060057674">
      <w:bodyDiv w:val="1"/>
      <w:marLeft w:val="0"/>
      <w:marRight w:val="0"/>
      <w:marTop w:val="0"/>
      <w:marBottom w:val="0"/>
      <w:divBdr>
        <w:top w:val="none" w:sz="0" w:space="0" w:color="auto"/>
        <w:left w:val="none" w:sz="0" w:space="0" w:color="auto"/>
        <w:bottom w:val="none" w:sz="0" w:space="0" w:color="auto"/>
        <w:right w:val="none" w:sz="0" w:space="0" w:color="auto"/>
      </w:divBdr>
    </w:div>
    <w:div w:id="1139297776">
      <w:bodyDiv w:val="1"/>
      <w:marLeft w:val="0"/>
      <w:marRight w:val="0"/>
      <w:marTop w:val="0"/>
      <w:marBottom w:val="0"/>
      <w:divBdr>
        <w:top w:val="none" w:sz="0" w:space="0" w:color="auto"/>
        <w:left w:val="none" w:sz="0" w:space="0" w:color="auto"/>
        <w:bottom w:val="none" w:sz="0" w:space="0" w:color="auto"/>
        <w:right w:val="none" w:sz="0" w:space="0" w:color="auto"/>
      </w:divBdr>
    </w:div>
    <w:div w:id="1150098401">
      <w:bodyDiv w:val="1"/>
      <w:marLeft w:val="0"/>
      <w:marRight w:val="0"/>
      <w:marTop w:val="0"/>
      <w:marBottom w:val="0"/>
      <w:divBdr>
        <w:top w:val="none" w:sz="0" w:space="0" w:color="auto"/>
        <w:left w:val="none" w:sz="0" w:space="0" w:color="auto"/>
        <w:bottom w:val="none" w:sz="0" w:space="0" w:color="auto"/>
        <w:right w:val="none" w:sz="0" w:space="0" w:color="auto"/>
      </w:divBdr>
    </w:div>
    <w:div w:id="1255162471">
      <w:bodyDiv w:val="1"/>
      <w:marLeft w:val="0"/>
      <w:marRight w:val="0"/>
      <w:marTop w:val="0"/>
      <w:marBottom w:val="0"/>
      <w:divBdr>
        <w:top w:val="none" w:sz="0" w:space="0" w:color="auto"/>
        <w:left w:val="none" w:sz="0" w:space="0" w:color="auto"/>
        <w:bottom w:val="none" w:sz="0" w:space="0" w:color="auto"/>
        <w:right w:val="none" w:sz="0" w:space="0" w:color="auto"/>
      </w:divBdr>
    </w:div>
    <w:div w:id="1302266266">
      <w:bodyDiv w:val="1"/>
      <w:marLeft w:val="0"/>
      <w:marRight w:val="0"/>
      <w:marTop w:val="0"/>
      <w:marBottom w:val="0"/>
      <w:divBdr>
        <w:top w:val="none" w:sz="0" w:space="0" w:color="auto"/>
        <w:left w:val="none" w:sz="0" w:space="0" w:color="auto"/>
        <w:bottom w:val="none" w:sz="0" w:space="0" w:color="auto"/>
        <w:right w:val="none" w:sz="0" w:space="0" w:color="auto"/>
      </w:divBdr>
    </w:div>
    <w:div w:id="1484351172">
      <w:bodyDiv w:val="1"/>
      <w:marLeft w:val="0"/>
      <w:marRight w:val="0"/>
      <w:marTop w:val="0"/>
      <w:marBottom w:val="0"/>
      <w:divBdr>
        <w:top w:val="none" w:sz="0" w:space="0" w:color="auto"/>
        <w:left w:val="none" w:sz="0" w:space="0" w:color="auto"/>
        <w:bottom w:val="none" w:sz="0" w:space="0" w:color="auto"/>
        <w:right w:val="none" w:sz="0" w:space="0" w:color="auto"/>
      </w:divBdr>
    </w:div>
    <w:div w:id="1488594981">
      <w:bodyDiv w:val="1"/>
      <w:marLeft w:val="0"/>
      <w:marRight w:val="0"/>
      <w:marTop w:val="0"/>
      <w:marBottom w:val="0"/>
      <w:divBdr>
        <w:top w:val="none" w:sz="0" w:space="0" w:color="auto"/>
        <w:left w:val="none" w:sz="0" w:space="0" w:color="auto"/>
        <w:bottom w:val="none" w:sz="0" w:space="0" w:color="auto"/>
        <w:right w:val="none" w:sz="0" w:space="0" w:color="auto"/>
      </w:divBdr>
    </w:div>
    <w:div w:id="1641031107">
      <w:bodyDiv w:val="1"/>
      <w:marLeft w:val="0"/>
      <w:marRight w:val="0"/>
      <w:marTop w:val="0"/>
      <w:marBottom w:val="0"/>
      <w:divBdr>
        <w:top w:val="none" w:sz="0" w:space="0" w:color="auto"/>
        <w:left w:val="none" w:sz="0" w:space="0" w:color="auto"/>
        <w:bottom w:val="none" w:sz="0" w:space="0" w:color="auto"/>
        <w:right w:val="none" w:sz="0" w:space="0" w:color="auto"/>
      </w:divBdr>
    </w:div>
    <w:div w:id="1647582708">
      <w:bodyDiv w:val="1"/>
      <w:marLeft w:val="0"/>
      <w:marRight w:val="0"/>
      <w:marTop w:val="0"/>
      <w:marBottom w:val="0"/>
      <w:divBdr>
        <w:top w:val="none" w:sz="0" w:space="0" w:color="auto"/>
        <w:left w:val="none" w:sz="0" w:space="0" w:color="auto"/>
        <w:bottom w:val="none" w:sz="0" w:space="0" w:color="auto"/>
        <w:right w:val="none" w:sz="0" w:space="0" w:color="auto"/>
      </w:divBdr>
    </w:div>
    <w:div w:id="1679191773">
      <w:bodyDiv w:val="1"/>
      <w:marLeft w:val="0"/>
      <w:marRight w:val="0"/>
      <w:marTop w:val="0"/>
      <w:marBottom w:val="0"/>
      <w:divBdr>
        <w:top w:val="none" w:sz="0" w:space="0" w:color="auto"/>
        <w:left w:val="none" w:sz="0" w:space="0" w:color="auto"/>
        <w:bottom w:val="none" w:sz="0" w:space="0" w:color="auto"/>
        <w:right w:val="none" w:sz="0" w:space="0" w:color="auto"/>
      </w:divBdr>
    </w:div>
    <w:div w:id="1687714170">
      <w:bodyDiv w:val="1"/>
      <w:marLeft w:val="0"/>
      <w:marRight w:val="0"/>
      <w:marTop w:val="0"/>
      <w:marBottom w:val="0"/>
      <w:divBdr>
        <w:top w:val="none" w:sz="0" w:space="0" w:color="auto"/>
        <w:left w:val="none" w:sz="0" w:space="0" w:color="auto"/>
        <w:bottom w:val="none" w:sz="0" w:space="0" w:color="auto"/>
        <w:right w:val="none" w:sz="0" w:space="0" w:color="auto"/>
      </w:divBdr>
    </w:div>
    <w:div w:id="1711758656">
      <w:bodyDiv w:val="1"/>
      <w:marLeft w:val="0"/>
      <w:marRight w:val="0"/>
      <w:marTop w:val="0"/>
      <w:marBottom w:val="0"/>
      <w:divBdr>
        <w:top w:val="none" w:sz="0" w:space="0" w:color="auto"/>
        <w:left w:val="none" w:sz="0" w:space="0" w:color="auto"/>
        <w:bottom w:val="none" w:sz="0" w:space="0" w:color="auto"/>
        <w:right w:val="none" w:sz="0" w:space="0" w:color="auto"/>
      </w:divBdr>
    </w:div>
    <w:div w:id="1741246707">
      <w:bodyDiv w:val="1"/>
      <w:marLeft w:val="0"/>
      <w:marRight w:val="0"/>
      <w:marTop w:val="0"/>
      <w:marBottom w:val="0"/>
      <w:divBdr>
        <w:top w:val="none" w:sz="0" w:space="0" w:color="auto"/>
        <w:left w:val="none" w:sz="0" w:space="0" w:color="auto"/>
        <w:bottom w:val="none" w:sz="0" w:space="0" w:color="auto"/>
        <w:right w:val="none" w:sz="0" w:space="0" w:color="auto"/>
      </w:divBdr>
    </w:div>
    <w:div w:id="1754349489">
      <w:bodyDiv w:val="1"/>
      <w:marLeft w:val="0"/>
      <w:marRight w:val="0"/>
      <w:marTop w:val="0"/>
      <w:marBottom w:val="0"/>
      <w:divBdr>
        <w:top w:val="none" w:sz="0" w:space="0" w:color="auto"/>
        <w:left w:val="none" w:sz="0" w:space="0" w:color="auto"/>
        <w:bottom w:val="none" w:sz="0" w:space="0" w:color="auto"/>
        <w:right w:val="none" w:sz="0" w:space="0" w:color="auto"/>
      </w:divBdr>
    </w:div>
    <w:div w:id="1793354847">
      <w:bodyDiv w:val="1"/>
      <w:marLeft w:val="0"/>
      <w:marRight w:val="0"/>
      <w:marTop w:val="0"/>
      <w:marBottom w:val="0"/>
      <w:divBdr>
        <w:top w:val="none" w:sz="0" w:space="0" w:color="auto"/>
        <w:left w:val="none" w:sz="0" w:space="0" w:color="auto"/>
        <w:bottom w:val="none" w:sz="0" w:space="0" w:color="auto"/>
        <w:right w:val="none" w:sz="0" w:space="0" w:color="auto"/>
      </w:divBdr>
    </w:div>
    <w:div w:id="1811508030">
      <w:bodyDiv w:val="1"/>
      <w:marLeft w:val="0"/>
      <w:marRight w:val="0"/>
      <w:marTop w:val="0"/>
      <w:marBottom w:val="0"/>
      <w:divBdr>
        <w:top w:val="none" w:sz="0" w:space="0" w:color="auto"/>
        <w:left w:val="none" w:sz="0" w:space="0" w:color="auto"/>
        <w:bottom w:val="none" w:sz="0" w:space="0" w:color="auto"/>
        <w:right w:val="none" w:sz="0" w:space="0" w:color="auto"/>
      </w:divBdr>
    </w:div>
    <w:div w:id="1908299003">
      <w:bodyDiv w:val="1"/>
      <w:marLeft w:val="0"/>
      <w:marRight w:val="0"/>
      <w:marTop w:val="0"/>
      <w:marBottom w:val="0"/>
      <w:divBdr>
        <w:top w:val="none" w:sz="0" w:space="0" w:color="auto"/>
        <w:left w:val="none" w:sz="0" w:space="0" w:color="auto"/>
        <w:bottom w:val="none" w:sz="0" w:space="0" w:color="auto"/>
        <w:right w:val="none" w:sz="0" w:space="0" w:color="auto"/>
      </w:divBdr>
    </w:div>
    <w:div w:id="1958221900">
      <w:bodyDiv w:val="1"/>
      <w:marLeft w:val="0"/>
      <w:marRight w:val="0"/>
      <w:marTop w:val="0"/>
      <w:marBottom w:val="0"/>
      <w:divBdr>
        <w:top w:val="none" w:sz="0" w:space="0" w:color="auto"/>
        <w:left w:val="none" w:sz="0" w:space="0" w:color="auto"/>
        <w:bottom w:val="none" w:sz="0" w:space="0" w:color="auto"/>
        <w:right w:val="none" w:sz="0" w:space="0" w:color="auto"/>
      </w:divBdr>
    </w:div>
    <w:div w:id="2105609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Faye Chang</cp:lastModifiedBy>
  <cp:revision>4</cp:revision>
  <dcterms:created xsi:type="dcterms:W3CDTF">2024-12-06T13:21:00Z</dcterms:created>
  <dcterms:modified xsi:type="dcterms:W3CDTF">2024-12-06T17:41:00Z</dcterms:modified>
</cp:coreProperties>
</file>