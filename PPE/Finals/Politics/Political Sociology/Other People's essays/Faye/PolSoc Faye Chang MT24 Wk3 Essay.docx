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3E13" w14:textId="4855E678" w:rsidR="000F0B55" w:rsidRDefault="00097382" w:rsidP="00097382">
      <w:pPr>
        <w:spacing w:after="0"/>
        <w:rPr>
          <w:rFonts w:ascii="Arial" w:hAnsi="Arial" w:cs="Arial"/>
        </w:rPr>
      </w:pPr>
      <w:r>
        <w:rPr>
          <w:rFonts w:ascii="Arial" w:hAnsi="Arial" w:cs="Arial"/>
          <w:b/>
          <w:bCs/>
        </w:rPr>
        <w:t>Has secularisation reduced the importance of religion in politics?</w:t>
      </w:r>
    </w:p>
    <w:p w14:paraId="0C7C0EDF" w14:textId="77777777" w:rsidR="00097382" w:rsidRDefault="00097382" w:rsidP="00097382">
      <w:pPr>
        <w:spacing w:after="0"/>
        <w:rPr>
          <w:rFonts w:ascii="Arial" w:hAnsi="Arial" w:cs="Arial"/>
        </w:rPr>
      </w:pPr>
    </w:p>
    <w:p w14:paraId="14B81FD2" w14:textId="76356E94" w:rsidR="00F86EDD" w:rsidRDefault="00407607" w:rsidP="00097382">
      <w:pPr>
        <w:spacing w:after="0"/>
        <w:rPr>
          <w:rFonts w:ascii="Arial" w:hAnsi="Arial" w:cs="Arial"/>
        </w:rPr>
      </w:pPr>
      <w:r>
        <w:rPr>
          <w:rFonts w:ascii="Arial" w:hAnsi="Arial" w:cs="Arial"/>
        </w:rPr>
        <w:t xml:space="preserve">While secularisation has occurred in most societies through decreasing religiosity in each new cohort, the importance of religion in politics has not necessarily declined. This is due to two primary reasons: firstly, that the religious cleavage is still influential in determining people’s political preferences and their vote behaviours, even if the number of people on the ‘religious’ side of this cleavage have declined; secondly, that the politicisation of religion by elites continues to occur when it is electorally beneficial, in some cases being used to drive electoral realignment. To prove that secularisation does not necessarily reduce the importance of religion in politics, I will first demonstrate that secularisation through cohort replacement is a persistent trend, before arguing that religion still plays an important political role. </w:t>
      </w:r>
    </w:p>
    <w:p w14:paraId="43DF21C9" w14:textId="77777777" w:rsidR="00407607" w:rsidRDefault="00407607" w:rsidP="00097382">
      <w:pPr>
        <w:spacing w:after="0"/>
        <w:rPr>
          <w:rFonts w:ascii="Arial" w:hAnsi="Arial" w:cs="Arial"/>
        </w:rPr>
      </w:pPr>
    </w:p>
    <w:p w14:paraId="71366622" w14:textId="2EDB1D73" w:rsidR="009F5C44" w:rsidRDefault="001E5E31" w:rsidP="009F5C44">
      <w:pPr>
        <w:spacing w:after="0"/>
        <w:rPr>
          <w:rFonts w:ascii="Arial" w:hAnsi="Arial" w:cs="Arial"/>
        </w:rPr>
      </w:pPr>
      <w:commentRangeStart w:id="0"/>
      <w:commentRangeStart w:id="1"/>
      <w:r>
        <w:rPr>
          <w:rFonts w:ascii="Arial" w:hAnsi="Arial" w:cs="Arial"/>
        </w:rPr>
        <w:t>Increasing</w:t>
      </w:r>
      <w:commentRangeEnd w:id="0"/>
      <w:r w:rsidR="00C45EEB">
        <w:rPr>
          <w:rStyle w:val="Verwijzingopmerking"/>
        </w:rPr>
        <w:commentReference w:id="0"/>
      </w:r>
      <w:commentRangeEnd w:id="1"/>
      <w:r w:rsidR="00C45EEB">
        <w:rPr>
          <w:rStyle w:val="Verwijzingopmerking"/>
        </w:rPr>
        <w:commentReference w:id="1"/>
      </w:r>
      <w:r>
        <w:rPr>
          <w:rFonts w:ascii="Arial" w:hAnsi="Arial" w:cs="Arial"/>
        </w:rPr>
        <w:t xml:space="preserve"> secularisation is a global trend, as younger cohorts become increasingly non-religious. In this essay, I conceptualise ‘religion’ as composed of formal practices such as church attendance, as well as individual self-identification. Secularisation in Western Europe is well-documented and largely agreed upon in the literature, with a generational replacement effect driving the decline in church attendance (</w:t>
      </w:r>
      <w:r w:rsidRPr="00F02DD6">
        <w:rPr>
          <w:rFonts w:ascii="Arial" w:hAnsi="Arial" w:cs="Arial"/>
          <w:highlight w:val="yellow"/>
        </w:rPr>
        <w:t xml:space="preserve">Molteni &amp; </w:t>
      </w:r>
      <w:proofErr w:type="spellStart"/>
      <w:r w:rsidRPr="00F02DD6">
        <w:rPr>
          <w:rFonts w:ascii="Arial" w:hAnsi="Arial" w:cs="Arial"/>
          <w:highlight w:val="yellow"/>
        </w:rPr>
        <w:t>Biolcati</w:t>
      </w:r>
      <w:proofErr w:type="spellEnd"/>
      <w:r w:rsidRPr="00F02DD6">
        <w:rPr>
          <w:rFonts w:ascii="Arial" w:hAnsi="Arial" w:cs="Arial"/>
          <w:highlight w:val="yellow"/>
        </w:rPr>
        <w:t>, 2023</w:t>
      </w:r>
      <w:r>
        <w:rPr>
          <w:rFonts w:ascii="Arial" w:hAnsi="Arial" w:cs="Arial"/>
        </w:rPr>
        <w:t>) and religious self-identification (</w:t>
      </w:r>
      <w:r w:rsidRPr="00F02DD6">
        <w:rPr>
          <w:rFonts w:ascii="Arial" w:hAnsi="Arial" w:cs="Arial"/>
          <w:highlight w:val="yellow"/>
        </w:rPr>
        <w:t>Norris &amp; Inglehart, 2011</w:t>
      </w:r>
      <w:r>
        <w:rPr>
          <w:rFonts w:ascii="Arial" w:hAnsi="Arial" w:cs="Arial"/>
        </w:rPr>
        <w:t xml:space="preserve">). </w:t>
      </w:r>
      <w:r w:rsidR="003444AA">
        <w:rPr>
          <w:rFonts w:ascii="Arial" w:hAnsi="Arial" w:cs="Arial"/>
        </w:rPr>
        <w:t xml:space="preserve">Norris &amp; Inglehart’s existential security thesis also provides the mechanism for this – as post-war Western European birth cohorts are socialised in an environment with increasing security and larger welfare states, at a national level, there is less of a need for religious belief as a source of comfort. </w:t>
      </w:r>
      <w:r w:rsidR="009F5C44" w:rsidRPr="00F02DD6">
        <w:rPr>
          <w:rFonts w:ascii="Arial" w:hAnsi="Arial" w:cs="Arial"/>
          <w:highlight w:val="yellow"/>
        </w:rPr>
        <w:t>Muller &amp; Neundorf’s (2012)</w:t>
      </w:r>
      <w:r w:rsidR="009F5C44">
        <w:rPr>
          <w:rFonts w:ascii="Arial" w:hAnsi="Arial" w:cs="Arial"/>
        </w:rPr>
        <w:t xml:space="preserve"> examination of state influence in trends of religiosity in Central Eastern Europe also reveals that, despite an increase in religiosity following the easing of state restrictions on religious freedoms following the collapse of the Soviet Union, subsequent cohorts are </w:t>
      </w:r>
      <w:r w:rsidR="003444AA">
        <w:rPr>
          <w:rFonts w:ascii="Arial" w:hAnsi="Arial" w:cs="Arial"/>
        </w:rPr>
        <w:t>also</w:t>
      </w:r>
      <w:r w:rsidR="009F5C44">
        <w:rPr>
          <w:rFonts w:ascii="Arial" w:hAnsi="Arial" w:cs="Arial"/>
        </w:rPr>
        <w:t xml:space="preserve"> becoming less religious. Using this change in </w:t>
      </w:r>
      <w:r w:rsidR="00B95CDB">
        <w:rPr>
          <w:rFonts w:ascii="Arial" w:hAnsi="Arial" w:cs="Arial"/>
        </w:rPr>
        <w:t>state legislation surrounding legislation</w:t>
      </w:r>
      <w:r w:rsidR="009F5C44">
        <w:rPr>
          <w:rFonts w:ascii="Arial" w:hAnsi="Arial" w:cs="Arial"/>
        </w:rPr>
        <w:t xml:space="preserve"> as a natural experiment, they map religiosity on three cohorts born before, during, or after the Cold War, employing a latent class analysis based </w:t>
      </w:r>
      <w:proofErr w:type="gramStart"/>
      <w:r w:rsidR="009F5C44">
        <w:rPr>
          <w:rFonts w:ascii="Arial" w:hAnsi="Arial" w:cs="Arial"/>
        </w:rPr>
        <w:t>off of</w:t>
      </w:r>
      <w:proofErr w:type="gramEnd"/>
      <w:r w:rsidR="009F5C44">
        <w:rPr>
          <w:rFonts w:ascii="Arial" w:hAnsi="Arial" w:cs="Arial"/>
        </w:rPr>
        <w:t xml:space="preserve"> several survey items from the International Social Survey Program (ISSP). </w:t>
      </w:r>
      <w:r w:rsidR="00B95CDB">
        <w:rPr>
          <w:rFonts w:ascii="Arial" w:hAnsi="Arial" w:cs="Arial"/>
        </w:rPr>
        <w:t xml:space="preserve">Despite all three cohorts became more religious between 1991 and 2008, this is largely a period effect: each generation continues to be less religious than the one before it. The secularisation thesis definitively holds in Europe. </w:t>
      </w:r>
    </w:p>
    <w:p w14:paraId="48515B6F" w14:textId="77777777" w:rsidR="009F5C44" w:rsidRDefault="009F5C44" w:rsidP="009F5C44">
      <w:pPr>
        <w:spacing w:after="0"/>
        <w:rPr>
          <w:rFonts w:ascii="Arial" w:hAnsi="Arial" w:cs="Arial"/>
        </w:rPr>
      </w:pPr>
    </w:p>
    <w:p w14:paraId="01BA0CFB" w14:textId="0FE54B16" w:rsidR="00407607" w:rsidRDefault="001E5E31" w:rsidP="009F5C44">
      <w:pPr>
        <w:spacing w:after="0"/>
        <w:rPr>
          <w:rFonts w:ascii="Arial" w:hAnsi="Arial" w:cs="Arial"/>
        </w:rPr>
      </w:pPr>
      <w:r>
        <w:rPr>
          <w:rFonts w:ascii="Arial" w:hAnsi="Arial" w:cs="Arial"/>
        </w:rPr>
        <w:t xml:space="preserve">While the United States is often invoked as a counterexample to </w:t>
      </w:r>
      <w:r w:rsidR="00B95CDB">
        <w:rPr>
          <w:rFonts w:ascii="Arial" w:hAnsi="Arial" w:cs="Arial"/>
        </w:rPr>
        <w:t>this</w:t>
      </w:r>
      <w:r>
        <w:rPr>
          <w:rFonts w:ascii="Arial" w:hAnsi="Arial" w:cs="Arial"/>
        </w:rPr>
        <w:t xml:space="preserve">, </w:t>
      </w:r>
      <w:proofErr w:type="spellStart"/>
      <w:r w:rsidRPr="00F02DD6">
        <w:rPr>
          <w:rFonts w:ascii="Arial" w:hAnsi="Arial" w:cs="Arial"/>
          <w:highlight w:val="yellow"/>
        </w:rPr>
        <w:t>Voas</w:t>
      </w:r>
      <w:proofErr w:type="spellEnd"/>
      <w:r w:rsidRPr="00F02DD6">
        <w:rPr>
          <w:rFonts w:ascii="Arial" w:hAnsi="Arial" w:cs="Arial"/>
          <w:highlight w:val="yellow"/>
        </w:rPr>
        <w:t xml:space="preserve"> &amp; Chaves (2016)</w:t>
      </w:r>
      <w:r>
        <w:rPr>
          <w:rFonts w:ascii="Arial" w:hAnsi="Arial" w:cs="Arial"/>
        </w:rPr>
        <w:t xml:space="preserve"> </w:t>
      </w:r>
      <w:r w:rsidR="009F5C44">
        <w:rPr>
          <w:rFonts w:ascii="Arial" w:hAnsi="Arial" w:cs="Arial"/>
        </w:rPr>
        <w:t>argue</w:t>
      </w:r>
      <w:r>
        <w:rPr>
          <w:rFonts w:ascii="Arial" w:hAnsi="Arial" w:cs="Arial"/>
        </w:rPr>
        <w:t xml:space="preserve"> that the US is also subject to a decline in cohort religiosity. Using General Social Survey (GSS) </w:t>
      </w:r>
      <w:r w:rsidR="009F5C44">
        <w:rPr>
          <w:rFonts w:ascii="Arial" w:hAnsi="Arial" w:cs="Arial"/>
        </w:rPr>
        <w:t xml:space="preserve">longitudinal </w:t>
      </w:r>
      <w:r>
        <w:rPr>
          <w:rFonts w:ascii="Arial" w:hAnsi="Arial" w:cs="Arial"/>
        </w:rPr>
        <w:t xml:space="preserve">data from 1974-2014, </w:t>
      </w:r>
      <w:r w:rsidR="009F5C44">
        <w:rPr>
          <w:rFonts w:ascii="Arial" w:hAnsi="Arial" w:cs="Arial"/>
        </w:rPr>
        <w:t xml:space="preserve">they demonstrate that despite some fluctuation in previous generations, ten-year birth cohorts since 1965 have declining rates of religious affiliation and monthly religious attendance. Employing Firebaugh’s decomposition to address the age-period-cohort problem when determining long-term change, they found that since 1988, the cohort replacement component has a coefficient of -9.1, which is nearly identical to the aggregate change – that is, cohort replacement is the main cause of increasing </w:t>
      </w:r>
      <w:r w:rsidR="009F5C44">
        <w:rPr>
          <w:rFonts w:ascii="Arial" w:hAnsi="Arial" w:cs="Arial"/>
        </w:rPr>
        <w:lastRenderedPageBreak/>
        <w:t xml:space="preserve">secularisation, not </w:t>
      </w:r>
      <w:proofErr w:type="gramStart"/>
      <w:r w:rsidR="009F5C44">
        <w:rPr>
          <w:rFonts w:ascii="Arial" w:hAnsi="Arial" w:cs="Arial"/>
        </w:rPr>
        <w:t>life-cycle</w:t>
      </w:r>
      <w:proofErr w:type="gramEnd"/>
      <w:r w:rsidR="009F5C44">
        <w:rPr>
          <w:rFonts w:ascii="Arial" w:hAnsi="Arial" w:cs="Arial"/>
        </w:rPr>
        <w:t xml:space="preserve"> or period effects. </w:t>
      </w:r>
      <w:r>
        <w:rPr>
          <w:rFonts w:ascii="Arial" w:hAnsi="Arial" w:cs="Arial"/>
        </w:rPr>
        <w:t xml:space="preserve">While ‘New Age Spirituality’ practices may have been on the rise, it is not a counter to this thesis as the rates of participation in these are too low to counteract the secularisation trend, and these practices do not constitute religion as a formal institution that can serve as a platform for religious collective action. </w:t>
      </w:r>
    </w:p>
    <w:p w14:paraId="5F6F6B54" w14:textId="77777777" w:rsidR="00F86EDD" w:rsidRDefault="00F86EDD" w:rsidP="00097382">
      <w:pPr>
        <w:spacing w:after="0"/>
        <w:rPr>
          <w:rFonts w:ascii="Arial" w:hAnsi="Arial" w:cs="Arial"/>
        </w:rPr>
      </w:pPr>
    </w:p>
    <w:p w14:paraId="7A93672B" w14:textId="200F490C" w:rsidR="00F86EDD" w:rsidRDefault="001814D5" w:rsidP="00097382">
      <w:pPr>
        <w:spacing w:after="0"/>
        <w:rPr>
          <w:rFonts w:ascii="Arial" w:hAnsi="Arial" w:cs="Arial"/>
        </w:rPr>
      </w:pPr>
      <w:r>
        <w:rPr>
          <w:rFonts w:ascii="Arial" w:hAnsi="Arial" w:cs="Arial"/>
        </w:rPr>
        <w:t>If secularisation has reduced the importance of religion in politics, we would expect to see that decreasing religiosity has resulted in the decline of religious orientation as a predictor of voting behaviour, and reduced correlation between parties’ use of religious rhetoric or ideology with voter choice. Neither of these are the case</w:t>
      </w:r>
      <w:r w:rsidR="00CF59F5">
        <w:rPr>
          <w:rFonts w:ascii="Arial" w:hAnsi="Arial" w:cs="Arial"/>
        </w:rPr>
        <w:t>, as elites continue to employ religion as an electoral cue</w:t>
      </w:r>
      <w:r>
        <w:rPr>
          <w:rFonts w:ascii="Arial" w:hAnsi="Arial" w:cs="Arial"/>
        </w:rPr>
        <w:t xml:space="preserve">. </w:t>
      </w:r>
      <w:r w:rsidR="00A47AD3">
        <w:rPr>
          <w:rFonts w:ascii="Arial" w:hAnsi="Arial" w:cs="Arial"/>
        </w:rPr>
        <w:t xml:space="preserve">In fact, in some cases, right-wing parties’ politicisation of religion have resulted in changes to electoral alignment and atheistic identification more broadly, demonstrating that when made salient, religion continues to be crucial in shaping people’s political behaviour. </w:t>
      </w:r>
    </w:p>
    <w:p w14:paraId="43D35833" w14:textId="77777777" w:rsidR="00A47AD3" w:rsidRDefault="00A47AD3" w:rsidP="00097382">
      <w:pPr>
        <w:spacing w:after="0"/>
        <w:rPr>
          <w:rFonts w:ascii="Arial" w:hAnsi="Arial" w:cs="Arial"/>
        </w:rPr>
      </w:pPr>
    </w:p>
    <w:p w14:paraId="6A71251D" w14:textId="3696878C" w:rsidR="00A47AD3" w:rsidRDefault="00CF59F5" w:rsidP="00093A90">
      <w:pPr>
        <w:spacing w:after="0"/>
        <w:rPr>
          <w:rFonts w:ascii="Arial" w:hAnsi="Arial" w:cs="Arial"/>
        </w:rPr>
      </w:pPr>
      <w:r>
        <w:rPr>
          <w:rFonts w:ascii="Arial" w:hAnsi="Arial" w:cs="Arial"/>
        </w:rPr>
        <w:t>Religion</w:t>
      </w:r>
      <w:r w:rsidR="00A47AD3">
        <w:rPr>
          <w:rFonts w:ascii="Arial" w:hAnsi="Arial" w:cs="Arial"/>
        </w:rPr>
        <w:t xml:space="preserve"> is still significant in determining people’s policy preferences, although how </w:t>
      </w:r>
      <w:r>
        <w:rPr>
          <w:rFonts w:ascii="Arial" w:hAnsi="Arial" w:cs="Arial"/>
        </w:rPr>
        <w:t>the religious</w:t>
      </w:r>
      <w:r w:rsidR="00A47AD3">
        <w:rPr>
          <w:rFonts w:ascii="Arial" w:hAnsi="Arial" w:cs="Arial"/>
        </w:rPr>
        <w:t xml:space="preserve"> cleavage divides people and the types of policies they tend towards differ across context. For example, through a multivariate analysis of current survey data from Germany, </w:t>
      </w:r>
      <w:proofErr w:type="spellStart"/>
      <w:r w:rsidR="00A47AD3" w:rsidRPr="00F02DD6">
        <w:rPr>
          <w:rFonts w:ascii="Arial" w:hAnsi="Arial" w:cs="Arial"/>
          <w:highlight w:val="yellow"/>
        </w:rPr>
        <w:t>Arzheimer</w:t>
      </w:r>
      <w:proofErr w:type="spellEnd"/>
      <w:r w:rsidR="00A47AD3" w:rsidRPr="00F02DD6">
        <w:rPr>
          <w:rFonts w:ascii="Arial" w:hAnsi="Arial" w:cs="Arial"/>
          <w:highlight w:val="yellow"/>
        </w:rPr>
        <w:t xml:space="preserve"> (2023</w:t>
      </w:r>
      <w:r w:rsidR="00A47AD3">
        <w:rPr>
          <w:rFonts w:ascii="Arial" w:hAnsi="Arial" w:cs="Arial"/>
        </w:rPr>
        <w:t xml:space="preserve">) finds that politically secular attitudes strongly affect citizens’ views on morality policy. That is, even when controlling for type of religion, region, and individual demographic characteristics such as age and gender, those who are religious continue to have greater opposition on issues such as abortion, euthanasia, and stem-cell experimentation. </w:t>
      </w:r>
      <w:r>
        <w:rPr>
          <w:rFonts w:ascii="Arial" w:hAnsi="Arial" w:cs="Arial"/>
        </w:rPr>
        <w:t xml:space="preserve">In non-Western contexts, religious divisions do not necessarily fall between those who are religious and those who are not, but between different religious sects and interpretations. Based </w:t>
      </w:r>
      <w:proofErr w:type="gramStart"/>
      <w:r>
        <w:rPr>
          <w:rFonts w:ascii="Arial" w:hAnsi="Arial" w:cs="Arial"/>
        </w:rPr>
        <w:t>off of</w:t>
      </w:r>
      <w:proofErr w:type="gramEnd"/>
      <w:r>
        <w:rPr>
          <w:rFonts w:ascii="Arial" w:hAnsi="Arial" w:cs="Arial"/>
        </w:rPr>
        <w:t xml:space="preserve"> national surveys from seven Muslim countries, </w:t>
      </w:r>
      <w:r w:rsidRPr="00F02DD6">
        <w:rPr>
          <w:rFonts w:ascii="Arial" w:hAnsi="Arial" w:cs="Arial"/>
          <w:highlight w:val="yellow"/>
        </w:rPr>
        <w:t>Davis &amp; Robinson (2006)</w:t>
      </w:r>
      <w:r>
        <w:rPr>
          <w:rFonts w:ascii="Arial" w:hAnsi="Arial" w:cs="Arial"/>
        </w:rPr>
        <w:t xml:space="preserve"> find that interpretation of Islamic scripture and practices is significant for policy preferences. Employing support for implementing traditional Islamic law, </w:t>
      </w:r>
      <w:proofErr w:type="spellStart"/>
      <w:r>
        <w:rPr>
          <w:rFonts w:ascii="Arial" w:hAnsi="Arial" w:cs="Arial"/>
        </w:rPr>
        <w:t>shari’a</w:t>
      </w:r>
      <w:proofErr w:type="spellEnd"/>
      <w:r>
        <w:rPr>
          <w:rFonts w:ascii="Arial" w:hAnsi="Arial" w:cs="Arial"/>
        </w:rPr>
        <w:t xml:space="preserve">, as a measure of religious orthodoxy, and holding mosque attendance, age, gender, marital status, and region constant, they find using OLS regression that those who are religiously orthodox are more theologically, and therefore economically, communitarian, tend to favour state intervention </w:t>
      </w:r>
      <w:proofErr w:type="gramStart"/>
      <w:r>
        <w:rPr>
          <w:rFonts w:ascii="Arial" w:hAnsi="Arial" w:cs="Arial"/>
        </w:rPr>
        <w:t>in order to</w:t>
      </w:r>
      <w:proofErr w:type="gramEnd"/>
      <w:r>
        <w:rPr>
          <w:rFonts w:ascii="Arial" w:hAnsi="Arial" w:cs="Arial"/>
        </w:rPr>
        <w:t xml:space="preserve"> economic equality. By contrast, those who are theologically individualistic take the same attitude towards economic policies.</w:t>
      </w:r>
      <w:r w:rsidR="00093A90">
        <w:rPr>
          <w:rFonts w:ascii="Arial" w:hAnsi="Arial" w:cs="Arial"/>
        </w:rPr>
        <w:t xml:space="preserve"> </w:t>
      </w:r>
      <w:r>
        <w:rPr>
          <w:rFonts w:ascii="Arial" w:hAnsi="Arial" w:cs="Arial"/>
        </w:rPr>
        <w:t xml:space="preserve">Although the fact that religion continues to be important in shaping people’s policy preferences does not guarantee that religion impacts upon partisan affiliation, </w:t>
      </w:r>
      <w:r w:rsidRPr="00F02DD6">
        <w:rPr>
          <w:rFonts w:ascii="Arial" w:hAnsi="Arial" w:cs="Arial"/>
          <w:highlight w:val="yellow"/>
        </w:rPr>
        <w:t>Tilley (2015)</w:t>
      </w:r>
      <w:r>
        <w:rPr>
          <w:rFonts w:ascii="Arial" w:hAnsi="Arial" w:cs="Arial"/>
        </w:rPr>
        <w:t xml:space="preserve"> finds that the latter is the case. Using British Election Study (BES) and British Social Attitudes (BSA) survey data, they find that religion is consistently important in predicting voting party choice, through the mechanism of parental transmission of party affiliations. </w:t>
      </w:r>
    </w:p>
    <w:p w14:paraId="2FBF6A7D" w14:textId="77777777" w:rsidR="00093A90" w:rsidRDefault="00093A90" w:rsidP="00093A90">
      <w:pPr>
        <w:spacing w:after="0"/>
        <w:rPr>
          <w:rFonts w:ascii="Arial" w:hAnsi="Arial" w:cs="Arial"/>
        </w:rPr>
      </w:pPr>
    </w:p>
    <w:p w14:paraId="09902B8E" w14:textId="4D1B7816" w:rsidR="00093A90" w:rsidRDefault="00093A90" w:rsidP="00093A90">
      <w:pPr>
        <w:spacing w:after="0"/>
        <w:rPr>
          <w:rFonts w:ascii="Arial" w:hAnsi="Arial" w:cs="Arial"/>
        </w:rPr>
      </w:pPr>
      <w:r>
        <w:rPr>
          <w:rFonts w:ascii="Arial" w:hAnsi="Arial" w:cs="Arial"/>
        </w:rPr>
        <w:t xml:space="preserve">However, the impact that religion has on politics is mediated and shaped by elite </w:t>
      </w:r>
      <w:commentRangeStart w:id="2"/>
      <w:r>
        <w:rPr>
          <w:rFonts w:ascii="Arial" w:hAnsi="Arial" w:cs="Arial"/>
        </w:rPr>
        <w:t xml:space="preserve">manipulation </w:t>
      </w:r>
      <w:commentRangeEnd w:id="2"/>
      <w:r w:rsidR="00315ED7">
        <w:rPr>
          <w:rStyle w:val="Verwijzingopmerking"/>
        </w:rPr>
        <w:commentReference w:id="2"/>
      </w:r>
      <w:r>
        <w:rPr>
          <w:rFonts w:ascii="Arial" w:hAnsi="Arial" w:cs="Arial"/>
        </w:rPr>
        <w:t xml:space="preserve">and electoral cues, such as using religion to reinforce partisan identities or shifting political salience between ethnicity and religion. The fact that religious </w:t>
      </w:r>
      <w:r>
        <w:rPr>
          <w:rFonts w:ascii="Arial" w:hAnsi="Arial" w:cs="Arial"/>
        </w:rPr>
        <w:lastRenderedPageBreak/>
        <w:t xml:space="preserve">individuals in Western Europe tend to support centre-right parties opposed to redistribution, while religious individuals in Eastern Europe tend to support nationalist parties with leftist economic programmes is a key example of this elite </w:t>
      </w:r>
      <w:commentRangeStart w:id="3"/>
      <w:r>
        <w:rPr>
          <w:rFonts w:ascii="Arial" w:hAnsi="Arial" w:cs="Arial"/>
        </w:rPr>
        <w:t>manipulation</w:t>
      </w:r>
      <w:commentRangeEnd w:id="3"/>
      <w:r w:rsidR="00315ED7">
        <w:rPr>
          <w:rStyle w:val="Verwijzingopmerking"/>
        </w:rPr>
        <w:commentReference w:id="3"/>
      </w:r>
      <w:r>
        <w:rPr>
          <w:rFonts w:ascii="Arial" w:hAnsi="Arial" w:cs="Arial"/>
        </w:rPr>
        <w:t xml:space="preserve">. Using a pooled dataset of individual-level attitudes in nine Eastern European countries, drawn from the European Social Survey (ESS) 2002-2014, </w:t>
      </w:r>
      <w:r w:rsidRPr="00F02DD6">
        <w:rPr>
          <w:rFonts w:ascii="Arial" w:hAnsi="Arial" w:cs="Arial"/>
          <w:highlight w:val="yellow"/>
        </w:rPr>
        <w:t>Savage (2020)</w:t>
      </w:r>
      <w:r>
        <w:rPr>
          <w:rFonts w:ascii="Arial" w:hAnsi="Arial" w:cs="Arial"/>
        </w:rPr>
        <w:t xml:space="preserve"> finds that, where parties draw on religion in a way which allows voters to retain their partisan identity, voters are more likely to support them. Even when controlling for individual and country-level variables, the interaction terms of religiosity and partisan affiliation for all major party families was statistically significant. </w:t>
      </w:r>
      <w:r w:rsidRPr="00F02DD6">
        <w:rPr>
          <w:rFonts w:ascii="Arial" w:hAnsi="Arial" w:cs="Arial"/>
          <w:highlight w:val="yellow"/>
        </w:rPr>
        <w:t>McCauley (2014)</w:t>
      </w:r>
      <w:r>
        <w:rPr>
          <w:rFonts w:ascii="Arial" w:hAnsi="Arial" w:cs="Arial"/>
        </w:rPr>
        <w:t xml:space="preserve"> also </w:t>
      </w:r>
      <w:r w:rsidR="0026053D">
        <w:rPr>
          <w:rFonts w:ascii="Arial" w:hAnsi="Arial" w:cs="Arial"/>
        </w:rPr>
        <w:t>argues</w:t>
      </w:r>
      <w:r>
        <w:rPr>
          <w:rFonts w:ascii="Arial" w:hAnsi="Arial" w:cs="Arial"/>
        </w:rPr>
        <w:t xml:space="preserve"> that emphasis on certain aspects of identity, religion being one of them, was associated with a variation in policy preferences at an individual level. Employing framing experiments in Côte d’Ivoire and Ghana, with random assignment of participants to a political </w:t>
      </w:r>
      <w:r w:rsidR="0026053D">
        <w:rPr>
          <w:rFonts w:ascii="Arial" w:hAnsi="Arial" w:cs="Arial"/>
        </w:rPr>
        <w:t>cue that focused on either religious context or ethno-nationalist context, McCauley found that when voters were given religious cues, they voted in line with religious values and focused on moral and behavioural policies. While religion is still important in politics, it can be mediated and reshaped by elite actions.</w:t>
      </w:r>
    </w:p>
    <w:p w14:paraId="32F020AD" w14:textId="77777777" w:rsidR="0026053D" w:rsidRDefault="0026053D" w:rsidP="00093A90">
      <w:pPr>
        <w:spacing w:after="0"/>
        <w:rPr>
          <w:rFonts w:ascii="Arial" w:hAnsi="Arial" w:cs="Arial"/>
        </w:rPr>
      </w:pPr>
    </w:p>
    <w:p w14:paraId="579F4892" w14:textId="561B8D37" w:rsidR="00F86EDD" w:rsidRDefault="0026053D" w:rsidP="00A93DD3">
      <w:pPr>
        <w:spacing w:after="0"/>
        <w:rPr>
          <w:rFonts w:ascii="Arial" w:hAnsi="Arial" w:cs="Arial"/>
        </w:rPr>
      </w:pPr>
      <w:r>
        <w:rPr>
          <w:rFonts w:ascii="Arial" w:hAnsi="Arial" w:cs="Arial"/>
        </w:rPr>
        <w:t xml:space="preserve">Even more so, religious identification itself and its links with the party system can be reshaped by top-down politicisation of religion. </w:t>
      </w:r>
      <w:r w:rsidR="00087B0E">
        <w:rPr>
          <w:rFonts w:ascii="Arial" w:hAnsi="Arial" w:cs="Arial"/>
        </w:rPr>
        <w:t xml:space="preserve">Focusing on the US, </w:t>
      </w:r>
      <w:proofErr w:type="spellStart"/>
      <w:r w:rsidR="00087B0E" w:rsidRPr="00F02DD6">
        <w:rPr>
          <w:rFonts w:ascii="Arial" w:hAnsi="Arial" w:cs="Arial"/>
          <w:highlight w:val="yellow"/>
        </w:rPr>
        <w:t>Djupe</w:t>
      </w:r>
      <w:proofErr w:type="spellEnd"/>
      <w:r w:rsidR="00087B0E" w:rsidRPr="00F02DD6">
        <w:rPr>
          <w:rFonts w:ascii="Arial" w:hAnsi="Arial" w:cs="Arial"/>
          <w:highlight w:val="yellow"/>
        </w:rPr>
        <w:t>, Neiheisel &amp; Conger (2018)</w:t>
      </w:r>
      <w:r w:rsidR="00087B0E">
        <w:rPr>
          <w:rFonts w:ascii="Arial" w:hAnsi="Arial" w:cs="Arial"/>
        </w:rPr>
        <w:t xml:space="preserve"> find support for the thesis that the rise of those without religious affiliation is tied to the Christian Right’s</w:t>
      </w:r>
      <w:r w:rsidR="001F1899">
        <w:rPr>
          <w:rFonts w:ascii="Arial" w:hAnsi="Arial" w:cs="Arial"/>
        </w:rPr>
        <w:t xml:space="preserve"> </w:t>
      </w:r>
      <w:r w:rsidR="00087B0E">
        <w:rPr>
          <w:rFonts w:ascii="Arial" w:hAnsi="Arial" w:cs="Arial"/>
        </w:rPr>
        <w:t xml:space="preserve">extreme stances on gay rights and abortion, which makes religious identification undesirable to those with more moderate political positions. </w:t>
      </w:r>
      <w:r w:rsidR="001F1899">
        <w:rPr>
          <w:rFonts w:ascii="Arial" w:hAnsi="Arial" w:cs="Arial"/>
        </w:rPr>
        <w:t xml:space="preserve">For </w:t>
      </w:r>
      <w:r w:rsidR="00233EE6">
        <w:rPr>
          <w:rFonts w:ascii="Arial" w:hAnsi="Arial" w:cs="Arial"/>
        </w:rPr>
        <w:t xml:space="preserve">the Christian Right to be impactful on rates of non-religiosity, the party family must be salient </w:t>
      </w:r>
      <w:r w:rsidR="0090295D">
        <w:rPr>
          <w:rFonts w:ascii="Arial" w:hAnsi="Arial" w:cs="Arial"/>
        </w:rPr>
        <w:t xml:space="preserve">through controversy </w:t>
      </w:r>
      <w:r w:rsidR="00233EE6">
        <w:rPr>
          <w:rFonts w:ascii="Arial" w:hAnsi="Arial" w:cs="Arial"/>
        </w:rPr>
        <w:t>in how citizens think of their own religious and partisan affiliation – </w:t>
      </w:r>
      <w:r w:rsidR="00A93DD3">
        <w:rPr>
          <w:rFonts w:ascii="Arial" w:hAnsi="Arial" w:cs="Arial"/>
        </w:rPr>
        <w:t>the study</w:t>
      </w:r>
      <w:r w:rsidR="00233EE6">
        <w:rPr>
          <w:rFonts w:ascii="Arial" w:hAnsi="Arial" w:cs="Arial"/>
        </w:rPr>
        <w:t xml:space="preserve"> </w:t>
      </w:r>
      <w:r w:rsidR="00A93DD3">
        <w:rPr>
          <w:rFonts w:ascii="Arial" w:hAnsi="Arial" w:cs="Arial"/>
        </w:rPr>
        <w:t>proxies</w:t>
      </w:r>
      <w:r w:rsidR="00233EE6">
        <w:rPr>
          <w:rFonts w:ascii="Arial" w:hAnsi="Arial" w:cs="Arial"/>
        </w:rPr>
        <w:t xml:space="preserve"> this </w:t>
      </w:r>
      <w:r w:rsidR="00A93DD3">
        <w:rPr>
          <w:rFonts w:ascii="Arial" w:hAnsi="Arial" w:cs="Arial"/>
        </w:rPr>
        <w:t xml:space="preserve">saliency </w:t>
      </w:r>
      <w:r w:rsidR="00233EE6">
        <w:rPr>
          <w:rFonts w:ascii="Arial" w:hAnsi="Arial" w:cs="Arial"/>
        </w:rPr>
        <w:t xml:space="preserve">as </w:t>
      </w:r>
      <w:r w:rsidR="00A93DD3">
        <w:rPr>
          <w:rFonts w:ascii="Arial" w:hAnsi="Arial" w:cs="Arial"/>
        </w:rPr>
        <w:t>the presence of an</w:t>
      </w:r>
      <w:r w:rsidR="00233EE6">
        <w:rPr>
          <w:rFonts w:ascii="Arial" w:hAnsi="Arial" w:cs="Arial"/>
        </w:rPr>
        <w:t xml:space="preserve"> influential Christian Right party in a state where a same-sex marriage ban is in place, or where both Christian Right and gay rights groups are registered to lobby. </w:t>
      </w:r>
      <w:r w:rsidR="0090295D">
        <w:rPr>
          <w:rFonts w:ascii="Arial" w:hAnsi="Arial" w:cs="Arial"/>
        </w:rPr>
        <w:t xml:space="preserve">The interaction effect between Christian Right presence and salient controversy is statistically significant for the growth of the rate of non-religious identification. By contrast, where there is no salient controversy, the Christian Right has a very weak to no association with the rate of those identifying as non-religious. </w:t>
      </w:r>
      <w:r w:rsidR="00A93DD3">
        <w:rPr>
          <w:rFonts w:ascii="Arial" w:hAnsi="Arial" w:cs="Arial"/>
        </w:rPr>
        <w:t>This trend holds cross-nationally – i</w:t>
      </w:r>
      <w:r w:rsidR="0090295D">
        <w:rPr>
          <w:rFonts w:ascii="Arial" w:hAnsi="Arial" w:cs="Arial"/>
        </w:rPr>
        <w:t>n Latin America</w:t>
      </w:r>
      <w:r w:rsidR="00A93DD3">
        <w:rPr>
          <w:rFonts w:ascii="Arial" w:hAnsi="Arial" w:cs="Arial"/>
        </w:rPr>
        <w:t>, religious stances become an even better predictor of vote choice than traditional left-right or material issue divides when issues such as same-sex marriages and abortion are salient, either through news coverage or candidate platforms, thereby reshaping electoral alignment (</w:t>
      </w:r>
      <w:r w:rsidR="00A93DD3" w:rsidRPr="00F02DD6">
        <w:rPr>
          <w:rFonts w:ascii="Arial" w:hAnsi="Arial" w:cs="Arial"/>
          <w:highlight w:val="yellow"/>
        </w:rPr>
        <w:t>Smith &amp; Boas, 2024</w:t>
      </w:r>
      <w:r w:rsidR="00A93DD3">
        <w:rPr>
          <w:rFonts w:ascii="Arial" w:hAnsi="Arial" w:cs="Arial"/>
        </w:rPr>
        <w:t>).</w:t>
      </w:r>
    </w:p>
    <w:p w14:paraId="3C502A2F" w14:textId="77777777" w:rsidR="00E2114D" w:rsidRDefault="00E2114D" w:rsidP="00A93DD3">
      <w:pPr>
        <w:spacing w:after="0"/>
        <w:rPr>
          <w:rFonts w:ascii="Arial" w:hAnsi="Arial" w:cs="Arial"/>
        </w:rPr>
      </w:pPr>
    </w:p>
    <w:p w14:paraId="430709C5" w14:textId="2F1BFBBE" w:rsidR="00E2114D" w:rsidRDefault="00E2114D" w:rsidP="00A93DD3">
      <w:pPr>
        <w:spacing w:after="0"/>
        <w:rPr>
          <w:rFonts w:ascii="Arial" w:hAnsi="Arial" w:cs="Arial"/>
        </w:rPr>
      </w:pPr>
      <w:r>
        <w:rPr>
          <w:rFonts w:ascii="Arial" w:hAnsi="Arial" w:cs="Arial"/>
        </w:rPr>
        <w:t>Religion continues to have an important role in determining political preferences and voting behaviour, despite increasing secularisation</w:t>
      </w:r>
      <w:r w:rsidR="00A7421E">
        <w:rPr>
          <w:rFonts w:ascii="Arial" w:hAnsi="Arial" w:cs="Arial"/>
        </w:rPr>
        <w:t>. This division holds</w:t>
      </w:r>
      <w:r>
        <w:rPr>
          <w:rFonts w:ascii="Arial" w:hAnsi="Arial" w:cs="Arial"/>
        </w:rPr>
        <w:t xml:space="preserve"> due to elite manipulation of the electoral cleavage and tactical shifts in the salience of certain issues</w:t>
      </w:r>
      <w:r w:rsidR="00A7421E">
        <w:rPr>
          <w:rFonts w:ascii="Arial" w:hAnsi="Arial" w:cs="Arial"/>
        </w:rPr>
        <w:t xml:space="preserve">, which at times cause religious beliefs to supersede economic self-interest in terms of voters’ partisan affiliations. The fact that, in some cases, secularisation itself </w:t>
      </w:r>
      <w:r w:rsidR="00A7421E">
        <w:rPr>
          <w:rFonts w:ascii="Arial" w:hAnsi="Arial" w:cs="Arial"/>
        </w:rPr>
        <w:lastRenderedPageBreak/>
        <w:t xml:space="preserve">is a product of how religion is politicised, only serves to demonstrate that religion and politics are still persistently interlinked. </w:t>
      </w:r>
    </w:p>
    <w:p w14:paraId="548CDF81" w14:textId="77777777" w:rsidR="00C45EEB" w:rsidRDefault="00C45EEB" w:rsidP="00A93DD3">
      <w:pPr>
        <w:spacing w:after="0"/>
        <w:rPr>
          <w:rFonts w:ascii="Arial" w:hAnsi="Arial" w:cs="Arial"/>
        </w:rPr>
      </w:pPr>
    </w:p>
    <w:p w14:paraId="1D275E59" w14:textId="2DB844B7" w:rsidR="00C45EEB" w:rsidRDefault="00315ED7" w:rsidP="00A93DD3">
      <w:pPr>
        <w:spacing w:after="0"/>
        <w:rPr>
          <w:ins w:id="4" w:author="Faye Chang" w:date="2024-11-01T17:38:00Z" w16du:dateUtc="2024-11-01T17:38:00Z"/>
          <w:rFonts w:ascii="Arial" w:hAnsi="Arial" w:cs="Arial"/>
        </w:rPr>
      </w:pPr>
      <w:ins w:id="5" w:author="Faye Chang" w:date="2024-11-01T17:36:00Z" w16du:dateUtc="2024-11-01T17:36:00Z">
        <w:r>
          <w:rPr>
            <w:rFonts w:ascii="Arial" w:hAnsi="Arial" w:cs="Arial"/>
          </w:rPr>
          <w:t xml:space="preserve">Define what ‘importance’ means: is it about </w:t>
        </w:r>
      </w:ins>
      <w:ins w:id="6" w:author="Faye Chang" w:date="2024-11-01T17:37:00Z" w16du:dateUtc="2024-11-01T17:37:00Z">
        <w:r>
          <w:rPr>
            <w:rFonts w:ascii="Arial" w:hAnsi="Arial" w:cs="Arial"/>
          </w:rPr>
          <w:t>how predictive it is over individuals’ behaviour, or its aggregate influence over people’s voting behaviour</w:t>
        </w:r>
        <w:r w:rsidR="002661DD">
          <w:rPr>
            <w:rFonts w:ascii="Arial" w:hAnsi="Arial" w:cs="Arial"/>
          </w:rPr>
          <w:t xml:space="preserve"> (i.e. overall trend is now that it’s more impactful but for a smaller number of people); could also argue that there’s still a residual, important effect, even though it’s got reduced importance at both the individual and aggregate level</w:t>
        </w:r>
      </w:ins>
    </w:p>
    <w:p w14:paraId="719C286F" w14:textId="2B35B05A" w:rsidR="002661DD" w:rsidRDefault="002661DD" w:rsidP="00A93DD3">
      <w:pPr>
        <w:spacing w:after="0"/>
        <w:rPr>
          <w:ins w:id="7" w:author="Faye Chang" w:date="2024-11-01T17:38:00Z" w16du:dateUtc="2024-11-01T17:38:00Z"/>
          <w:rFonts w:ascii="Arial" w:hAnsi="Arial" w:cs="Arial"/>
        </w:rPr>
      </w:pPr>
      <w:ins w:id="8" w:author="Faye Chang" w:date="2024-11-01T17:38:00Z" w16du:dateUtc="2024-11-01T17:38:00Z">
        <w:r>
          <w:rPr>
            <w:rFonts w:ascii="Arial" w:hAnsi="Arial" w:cs="Arial"/>
          </w:rPr>
          <w:t>Also difficult to assess because you might need to assess in relation to other cleavages – i.e. has importance of other cleavages declined, so religion is just as important</w:t>
        </w:r>
      </w:ins>
    </w:p>
    <w:p w14:paraId="7FB1E651" w14:textId="14EFD38B" w:rsidR="002661DD" w:rsidRPr="00C45EEB" w:rsidRDefault="002661DD" w:rsidP="00A93DD3">
      <w:pPr>
        <w:spacing w:after="0"/>
        <w:rPr>
          <w:rFonts w:ascii="Arial" w:hAnsi="Arial" w:cs="Arial"/>
        </w:rPr>
      </w:pPr>
      <w:ins w:id="9" w:author="Faye Chang" w:date="2024-11-01T17:38:00Z" w16du:dateUtc="2024-11-01T17:38:00Z">
        <w:r>
          <w:rPr>
            <w:rFonts w:ascii="Arial" w:hAnsi="Arial" w:cs="Arial"/>
          </w:rPr>
          <w:t xml:space="preserve">A bit </w:t>
        </w:r>
        <w:proofErr w:type="gramStart"/>
        <w:r>
          <w:rPr>
            <w:rFonts w:ascii="Arial" w:hAnsi="Arial" w:cs="Arial"/>
          </w:rPr>
          <w:t>more cross-country differences</w:t>
        </w:r>
      </w:ins>
      <w:proofErr w:type="gramEnd"/>
    </w:p>
    <w:sectPr w:rsidR="002661DD" w:rsidRPr="00C45EEB" w:rsidSect="002C0AF1">
      <w:headerReference w:type="default" r:id="rId1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ye Chang" w:date="2024-11-01T17:31:00Z" w:initials="FC">
    <w:p w14:paraId="5E5C0FCF" w14:textId="77777777" w:rsidR="00C45EEB" w:rsidRDefault="00C45EEB" w:rsidP="00C45EEB">
      <w:r>
        <w:rPr>
          <w:rStyle w:val="Verwijzingopmerking"/>
        </w:rPr>
        <w:annotationRef/>
      </w:r>
      <w:r>
        <w:rPr>
          <w:color w:val="000000"/>
          <w:sz w:val="20"/>
          <w:szCs w:val="20"/>
        </w:rPr>
        <w:t>Good job in having descriptive evidence before moving to explanation</w:t>
      </w:r>
    </w:p>
  </w:comment>
  <w:comment w:id="1" w:author="Faye Chang" w:date="2024-11-01T17:32:00Z" w:initials="FC">
    <w:p w14:paraId="1E22A7C0" w14:textId="77777777" w:rsidR="00C45EEB" w:rsidRDefault="00C45EEB" w:rsidP="00C45EEB">
      <w:r>
        <w:rPr>
          <w:rStyle w:val="Verwijzingopmerking"/>
        </w:rPr>
        <w:annotationRef/>
      </w:r>
      <w:r>
        <w:rPr>
          <w:color w:val="000000"/>
          <w:sz w:val="20"/>
          <w:szCs w:val="20"/>
        </w:rPr>
        <w:t>Would like more stats about what the descriptive evidence is before moving in to explanation about how this descriptive change occurs</w:t>
      </w:r>
    </w:p>
  </w:comment>
  <w:comment w:id="2" w:author="Faye Chang" w:date="2024-11-01T17:34:00Z" w:initials="FC">
    <w:p w14:paraId="264EB001" w14:textId="77777777" w:rsidR="00315ED7" w:rsidRDefault="00315ED7" w:rsidP="00315ED7">
      <w:r>
        <w:rPr>
          <w:rStyle w:val="Verwijzingopmerking"/>
        </w:rPr>
        <w:annotationRef/>
      </w:r>
      <w:r>
        <w:rPr>
          <w:sz w:val="20"/>
          <w:szCs w:val="20"/>
        </w:rPr>
        <w:t xml:space="preserve">Manipulation is a bit of a dodgy word, just use ‘electoral cues’ ‘signals’, etc. </w:t>
      </w:r>
    </w:p>
  </w:comment>
  <w:comment w:id="3" w:author="Faye Chang" w:date="2024-11-01T17:35:00Z" w:initials="FC">
    <w:p w14:paraId="52705428" w14:textId="77777777" w:rsidR="00315ED7" w:rsidRDefault="00315ED7" w:rsidP="00315ED7">
      <w:r>
        <w:rPr>
          <w:rStyle w:val="Verwijzingopmerking"/>
        </w:rPr>
        <w:annotationRef/>
      </w:r>
      <w:r>
        <w:rPr>
          <w:color w:val="000000"/>
          <w:sz w:val="20"/>
          <w:szCs w:val="20"/>
        </w:rPr>
        <w:t>Ewww who is she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C0FCF" w15:done="0"/>
  <w15:commentEx w15:paraId="1E22A7C0" w15:paraIdParent="5E5C0FCF" w15:done="0"/>
  <w15:commentEx w15:paraId="264EB001" w15:done="0"/>
  <w15:commentEx w15:paraId="527054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81C7BE" w16cex:dateUtc="2024-11-01T17:31:00Z"/>
  <w16cex:commentExtensible w16cex:durableId="4F19DFF0" w16cex:dateUtc="2024-11-01T17:32:00Z"/>
  <w16cex:commentExtensible w16cex:durableId="220A3545" w16cex:dateUtc="2024-11-01T17:34:00Z"/>
  <w16cex:commentExtensible w16cex:durableId="4934F684" w16cex:dateUtc="2024-11-01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C0FCF" w16cid:durableId="5281C7BE"/>
  <w16cid:commentId w16cid:paraId="1E22A7C0" w16cid:durableId="4F19DFF0"/>
  <w16cid:commentId w16cid:paraId="264EB001" w16cid:durableId="220A3545"/>
  <w16cid:commentId w16cid:paraId="52705428" w16cid:durableId="4934F6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6076B" w14:textId="77777777" w:rsidR="00557D3F" w:rsidRDefault="00557D3F" w:rsidP="00201FB2">
      <w:pPr>
        <w:spacing w:after="0" w:line="240" w:lineRule="auto"/>
      </w:pPr>
      <w:r>
        <w:separator/>
      </w:r>
    </w:p>
  </w:endnote>
  <w:endnote w:type="continuationSeparator" w:id="0">
    <w:p w14:paraId="1AA7C896" w14:textId="77777777" w:rsidR="00557D3F" w:rsidRDefault="00557D3F" w:rsidP="00201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F14E1" w14:textId="77777777" w:rsidR="00557D3F" w:rsidRDefault="00557D3F" w:rsidP="00201FB2">
      <w:pPr>
        <w:spacing w:after="0" w:line="240" w:lineRule="auto"/>
      </w:pPr>
      <w:r>
        <w:separator/>
      </w:r>
    </w:p>
  </w:footnote>
  <w:footnote w:type="continuationSeparator" w:id="0">
    <w:p w14:paraId="25D2094E" w14:textId="77777777" w:rsidR="00557D3F" w:rsidRDefault="00557D3F" w:rsidP="00201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A09A" w14:textId="56C5EF00" w:rsidR="00201FB2" w:rsidRPr="00201FB2" w:rsidRDefault="00201FB2">
    <w:pPr>
      <w:pStyle w:val="Koptekst"/>
      <w:rPr>
        <w:rFonts w:ascii="Arial" w:hAnsi="Arial" w:cs="Arial"/>
      </w:rPr>
    </w:pPr>
    <w:r w:rsidRPr="00201FB2">
      <w:rPr>
        <w:rFonts w:ascii="Arial" w:hAnsi="Arial" w:cs="Arial"/>
      </w:rPr>
      <w:t>Faye Chang</w:t>
    </w:r>
    <w:r w:rsidRPr="00201FB2">
      <w:rPr>
        <w:rFonts w:ascii="Arial" w:hAnsi="Arial" w:cs="Arial"/>
      </w:rPr>
      <w:tab/>
      <w:t>MT24 Wk3</w:t>
    </w:r>
    <w:r w:rsidRPr="00201FB2">
      <w:rPr>
        <w:rFonts w:ascii="Arial" w:hAnsi="Arial" w:cs="Arial"/>
      </w:rPr>
      <w:tab/>
      <w:t>Merton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279"/>
    <w:multiLevelType w:val="hybridMultilevel"/>
    <w:tmpl w:val="7AFA5D3C"/>
    <w:lvl w:ilvl="0" w:tplc="47609070">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3425F3"/>
    <w:multiLevelType w:val="hybridMultilevel"/>
    <w:tmpl w:val="816A61EA"/>
    <w:lvl w:ilvl="0" w:tplc="B6A6A092">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1631985">
    <w:abstractNumId w:val="1"/>
  </w:num>
  <w:num w:numId="2" w16cid:durableId="11442048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ye Chang">
    <w15:presenceInfo w15:providerId="Windows Live" w15:userId="d1fb1e0b93f44b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56"/>
    <w:rsid w:val="0005091A"/>
    <w:rsid w:val="00061F4D"/>
    <w:rsid w:val="00087B0E"/>
    <w:rsid w:val="00093A90"/>
    <w:rsid w:val="00097382"/>
    <w:rsid w:val="000F0B55"/>
    <w:rsid w:val="00114B73"/>
    <w:rsid w:val="001814D5"/>
    <w:rsid w:val="001E2530"/>
    <w:rsid w:val="001E5E31"/>
    <w:rsid w:val="001F1899"/>
    <w:rsid w:val="00201FB2"/>
    <w:rsid w:val="00233EE6"/>
    <w:rsid w:val="0026053D"/>
    <w:rsid w:val="002661DD"/>
    <w:rsid w:val="002C0AF1"/>
    <w:rsid w:val="00315ED7"/>
    <w:rsid w:val="003444AA"/>
    <w:rsid w:val="00407607"/>
    <w:rsid w:val="00434298"/>
    <w:rsid w:val="00557D3F"/>
    <w:rsid w:val="0077254C"/>
    <w:rsid w:val="00796D56"/>
    <w:rsid w:val="007F6A04"/>
    <w:rsid w:val="0090295D"/>
    <w:rsid w:val="00953076"/>
    <w:rsid w:val="009E18A0"/>
    <w:rsid w:val="009F5C44"/>
    <w:rsid w:val="00A022CD"/>
    <w:rsid w:val="00A47AD3"/>
    <w:rsid w:val="00A7421E"/>
    <w:rsid w:val="00A93DD3"/>
    <w:rsid w:val="00B95CDB"/>
    <w:rsid w:val="00C45EEB"/>
    <w:rsid w:val="00CA2D80"/>
    <w:rsid w:val="00CF59F5"/>
    <w:rsid w:val="00D23324"/>
    <w:rsid w:val="00D263F1"/>
    <w:rsid w:val="00D77FA8"/>
    <w:rsid w:val="00E2114D"/>
    <w:rsid w:val="00E74920"/>
    <w:rsid w:val="00ED5195"/>
    <w:rsid w:val="00EE5387"/>
    <w:rsid w:val="00F02DD6"/>
    <w:rsid w:val="00F40D9D"/>
    <w:rsid w:val="00F86ED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2D917D8"/>
  <w15:chartTrackingRefBased/>
  <w15:docId w15:val="{4800C2E8-F7C3-FF45-9318-F568CA0C6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96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96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96D5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96D5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96D5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96D5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96D5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96D5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96D5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96D5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96D5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96D5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96D5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96D5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96D5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96D5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96D5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96D56"/>
    <w:rPr>
      <w:rFonts w:eastAsiaTheme="majorEastAsia" w:cstheme="majorBidi"/>
      <w:color w:val="272727" w:themeColor="text1" w:themeTint="D8"/>
    </w:rPr>
  </w:style>
  <w:style w:type="paragraph" w:styleId="Titel">
    <w:name w:val="Title"/>
    <w:basedOn w:val="Standaard"/>
    <w:next w:val="Standaard"/>
    <w:link w:val="TitelChar"/>
    <w:uiPriority w:val="10"/>
    <w:qFormat/>
    <w:rsid w:val="00796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96D5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96D5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96D5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96D5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96D56"/>
    <w:rPr>
      <w:i/>
      <w:iCs/>
      <w:color w:val="404040" w:themeColor="text1" w:themeTint="BF"/>
    </w:rPr>
  </w:style>
  <w:style w:type="paragraph" w:styleId="Lijstalinea">
    <w:name w:val="List Paragraph"/>
    <w:basedOn w:val="Standaard"/>
    <w:uiPriority w:val="34"/>
    <w:qFormat/>
    <w:rsid w:val="00796D56"/>
    <w:pPr>
      <w:ind w:left="720"/>
      <w:contextualSpacing/>
    </w:pPr>
  </w:style>
  <w:style w:type="character" w:styleId="Intensievebenadrukking">
    <w:name w:val="Intense Emphasis"/>
    <w:basedOn w:val="Standaardalinea-lettertype"/>
    <w:uiPriority w:val="21"/>
    <w:qFormat/>
    <w:rsid w:val="00796D56"/>
    <w:rPr>
      <w:i/>
      <w:iCs/>
      <w:color w:val="0F4761" w:themeColor="accent1" w:themeShade="BF"/>
    </w:rPr>
  </w:style>
  <w:style w:type="paragraph" w:styleId="Duidelijkcitaat">
    <w:name w:val="Intense Quote"/>
    <w:basedOn w:val="Standaard"/>
    <w:next w:val="Standaard"/>
    <w:link w:val="DuidelijkcitaatChar"/>
    <w:uiPriority w:val="30"/>
    <w:qFormat/>
    <w:rsid w:val="00796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96D56"/>
    <w:rPr>
      <w:i/>
      <w:iCs/>
      <w:color w:val="0F4761" w:themeColor="accent1" w:themeShade="BF"/>
    </w:rPr>
  </w:style>
  <w:style w:type="character" w:styleId="Intensieveverwijzing">
    <w:name w:val="Intense Reference"/>
    <w:basedOn w:val="Standaardalinea-lettertype"/>
    <w:uiPriority w:val="32"/>
    <w:qFormat/>
    <w:rsid w:val="00796D56"/>
    <w:rPr>
      <w:b/>
      <w:bCs/>
      <w:smallCaps/>
      <w:color w:val="0F4761" w:themeColor="accent1" w:themeShade="BF"/>
      <w:spacing w:val="5"/>
    </w:rPr>
  </w:style>
  <w:style w:type="paragraph" w:styleId="Koptekst">
    <w:name w:val="header"/>
    <w:basedOn w:val="Standaard"/>
    <w:link w:val="KoptekstChar"/>
    <w:uiPriority w:val="99"/>
    <w:unhideWhenUsed/>
    <w:rsid w:val="00201FB2"/>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201FB2"/>
  </w:style>
  <w:style w:type="paragraph" w:styleId="Voettekst">
    <w:name w:val="footer"/>
    <w:basedOn w:val="Standaard"/>
    <w:link w:val="VoettekstChar"/>
    <w:uiPriority w:val="99"/>
    <w:unhideWhenUsed/>
    <w:rsid w:val="00201FB2"/>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201FB2"/>
  </w:style>
  <w:style w:type="paragraph" w:styleId="Revisie">
    <w:name w:val="Revision"/>
    <w:hidden/>
    <w:uiPriority w:val="99"/>
    <w:semiHidden/>
    <w:rsid w:val="00C45EEB"/>
    <w:pPr>
      <w:spacing w:after="0" w:line="240" w:lineRule="auto"/>
    </w:pPr>
  </w:style>
  <w:style w:type="character" w:styleId="Verwijzingopmerking">
    <w:name w:val="annotation reference"/>
    <w:basedOn w:val="Standaardalinea-lettertype"/>
    <w:uiPriority w:val="99"/>
    <w:semiHidden/>
    <w:unhideWhenUsed/>
    <w:rsid w:val="00C45EEB"/>
    <w:rPr>
      <w:sz w:val="16"/>
      <w:szCs w:val="16"/>
    </w:rPr>
  </w:style>
  <w:style w:type="paragraph" w:styleId="Tekstopmerking">
    <w:name w:val="annotation text"/>
    <w:basedOn w:val="Standaard"/>
    <w:link w:val="TekstopmerkingChar"/>
    <w:uiPriority w:val="99"/>
    <w:semiHidden/>
    <w:unhideWhenUsed/>
    <w:rsid w:val="00C45EEB"/>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C45EEB"/>
    <w:rPr>
      <w:sz w:val="20"/>
      <w:szCs w:val="20"/>
    </w:rPr>
  </w:style>
  <w:style w:type="paragraph" w:styleId="Onderwerpvanopmerking">
    <w:name w:val="annotation subject"/>
    <w:basedOn w:val="Tekstopmerking"/>
    <w:next w:val="Tekstopmerking"/>
    <w:link w:val="OnderwerpvanopmerkingChar"/>
    <w:uiPriority w:val="99"/>
    <w:semiHidden/>
    <w:unhideWhenUsed/>
    <w:rsid w:val="00C45EEB"/>
    <w:rPr>
      <w:b/>
      <w:bCs/>
    </w:rPr>
  </w:style>
  <w:style w:type="character" w:customStyle="1" w:styleId="OnderwerpvanopmerkingChar">
    <w:name w:val="Onderwerp van opmerking Char"/>
    <w:basedOn w:val="TekstopmerkingChar"/>
    <w:link w:val="Onderwerpvanopmerking"/>
    <w:uiPriority w:val="99"/>
    <w:semiHidden/>
    <w:rsid w:val="00C45E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1612</Words>
  <Characters>9044</Characters>
  <Application>Microsoft Office Word</Application>
  <DocSecurity>0</DocSecurity>
  <Lines>177</Lines>
  <Paragraphs>57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Chang</dc:creator>
  <cp:keywords/>
  <dc:description/>
  <cp:lastModifiedBy>Olivier Berg</cp:lastModifiedBy>
  <cp:revision>21</cp:revision>
  <dcterms:created xsi:type="dcterms:W3CDTF">2024-11-01T07:55:00Z</dcterms:created>
  <dcterms:modified xsi:type="dcterms:W3CDTF">2026-01-14T23:06:00Z</dcterms:modified>
</cp:coreProperties>
</file>