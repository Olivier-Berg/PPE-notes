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913F60" w14:textId="22F356A4" w:rsidR="000F0B55" w:rsidRPr="00D56824" w:rsidRDefault="00D56824" w:rsidP="00D56824">
      <w:pPr>
        <w:spacing w:after="0"/>
        <w:rPr>
          <w:rFonts w:ascii="Arial" w:hAnsi="Arial" w:cs="Arial"/>
          <w:b/>
          <w:bCs/>
        </w:rPr>
      </w:pPr>
      <w:r w:rsidRPr="00D56824">
        <w:rPr>
          <w:rFonts w:ascii="Arial" w:hAnsi="Arial" w:cs="Arial"/>
          <w:b/>
          <w:bCs/>
        </w:rPr>
        <w:t>What explains the varying success of populist right parties?</w:t>
      </w:r>
    </w:p>
    <w:p w14:paraId="07BE0FA2" w14:textId="77777777" w:rsidR="00D56824" w:rsidRDefault="00D56824" w:rsidP="00D56824">
      <w:pPr>
        <w:spacing w:after="0"/>
        <w:rPr>
          <w:rFonts w:ascii="Arial" w:hAnsi="Arial" w:cs="Arial"/>
        </w:rPr>
      </w:pPr>
    </w:p>
    <w:p w14:paraId="28C254A9" w14:textId="2E489BD2" w:rsidR="00086D22" w:rsidRDefault="00660735" w:rsidP="003E6D62">
      <w:pPr>
        <w:spacing w:after="0"/>
        <w:rPr>
          <w:rFonts w:ascii="Arial" w:hAnsi="Arial" w:cs="Arial"/>
        </w:rPr>
      </w:pPr>
      <w:r>
        <w:rPr>
          <w:rFonts w:ascii="Arial" w:hAnsi="Arial" w:cs="Arial"/>
        </w:rPr>
        <w:t xml:space="preserve">The success of populist right parties is often tied to their anti-immigration attitudes, but this alone does not fully explain their levels of support: both cultural and economic factors are necessary to understand why voters might </w:t>
      </w:r>
      <w:r w:rsidR="008F322A">
        <w:rPr>
          <w:rFonts w:ascii="Arial" w:hAnsi="Arial" w:cs="Arial"/>
        </w:rPr>
        <w:t>support the ideologies of</w:t>
      </w:r>
      <w:r>
        <w:rPr>
          <w:rFonts w:ascii="Arial" w:hAnsi="Arial" w:cs="Arial"/>
        </w:rPr>
        <w:t xml:space="preserve"> populist right parties, </w:t>
      </w:r>
      <w:r w:rsidR="008F322A">
        <w:rPr>
          <w:rFonts w:ascii="Arial" w:hAnsi="Arial" w:cs="Arial"/>
        </w:rPr>
        <w:t xml:space="preserve">while their electoral success is mediated by institutional factors. In this essay, I will </w:t>
      </w:r>
      <w:del w:id="0" w:author="Faye Chang" w:date="2024-11-27T14:51:00Z" w16du:dateUtc="2024-11-27T14:51:00Z">
        <w:r w:rsidR="008F322A" w:rsidDel="00993111">
          <w:rPr>
            <w:rFonts w:ascii="Arial" w:hAnsi="Arial" w:cs="Arial"/>
          </w:rPr>
          <w:delText xml:space="preserve">adopt </w:delText>
        </w:r>
      </w:del>
      <w:ins w:id="1" w:author="Faye Chang" w:date="2024-11-27T14:51:00Z" w16du:dateUtc="2024-11-27T14:51:00Z">
        <w:r w:rsidR="00993111">
          <w:rPr>
            <w:rFonts w:ascii="Arial" w:hAnsi="Arial" w:cs="Arial"/>
          </w:rPr>
          <w:t>argue for</w:t>
        </w:r>
        <w:r w:rsidR="00993111">
          <w:rPr>
            <w:rFonts w:ascii="Arial" w:hAnsi="Arial" w:cs="Arial"/>
          </w:rPr>
          <w:t xml:space="preserve"> </w:t>
        </w:r>
      </w:ins>
      <w:r w:rsidR="008F322A">
        <w:rPr>
          <w:rFonts w:ascii="Arial" w:hAnsi="Arial" w:cs="Arial"/>
        </w:rPr>
        <w:t xml:space="preserve">a </w:t>
      </w:r>
      <w:proofErr w:type="spellStart"/>
      <w:r w:rsidR="008F322A">
        <w:rPr>
          <w:rFonts w:ascii="Arial" w:hAnsi="Arial" w:cs="Arial"/>
        </w:rPr>
        <w:t>sociotropic</w:t>
      </w:r>
      <w:proofErr w:type="spellEnd"/>
      <w:r w:rsidR="008F322A">
        <w:rPr>
          <w:rFonts w:ascii="Arial" w:hAnsi="Arial" w:cs="Arial"/>
        </w:rPr>
        <w:t xml:space="preserve"> theory of labour market competition</w:t>
      </w:r>
      <w:r w:rsidR="003E6D62">
        <w:rPr>
          <w:rFonts w:ascii="Arial" w:hAnsi="Arial" w:cs="Arial"/>
        </w:rPr>
        <w:t xml:space="preserve"> –</w:t>
      </w:r>
      <w:r w:rsidR="008F322A">
        <w:rPr>
          <w:rFonts w:ascii="Arial" w:hAnsi="Arial" w:cs="Arial"/>
        </w:rPr>
        <w:t xml:space="preserve"> I argue that voters with high rates of exposure to material deprivation, either directly or via those around them, are more likely to support populist right parties. At the same time, aspects of national cultural identity can also engender support for the populist right</w:t>
      </w:r>
      <w:r w:rsidR="003E6D62">
        <w:rPr>
          <w:rFonts w:ascii="Arial" w:hAnsi="Arial" w:cs="Arial"/>
        </w:rPr>
        <w:t xml:space="preserve">, as past experiences with geopolitical threat make voters more hesitant about immigrants. However, even though these factors may create support for populist right parties, whether or not they lead to electoral success depends on institutional factors such as district magnitude and voting system, as well as the responses of mainstream parties. </w:t>
      </w:r>
    </w:p>
    <w:p w14:paraId="6CED71BD" w14:textId="77777777" w:rsidR="00B444A2" w:rsidRDefault="00B444A2" w:rsidP="00D56824">
      <w:pPr>
        <w:spacing w:after="0"/>
        <w:rPr>
          <w:rFonts w:ascii="Arial" w:hAnsi="Arial" w:cs="Arial"/>
        </w:rPr>
      </w:pPr>
    </w:p>
    <w:p w14:paraId="17FD4150" w14:textId="5370C0B4" w:rsidR="00EB6C80" w:rsidRDefault="003E6D62" w:rsidP="00A06358">
      <w:pPr>
        <w:spacing w:after="0"/>
        <w:rPr>
          <w:rFonts w:ascii="Arial" w:hAnsi="Arial" w:cs="Arial"/>
        </w:rPr>
      </w:pPr>
      <w:r>
        <w:rPr>
          <w:rFonts w:ascii="Arial" w:hAnsi="Arial" w:cs="Arial"/>
        </w:rPr>
        <w:t xml:space="preserve">In this essay, </w:t>
      </w:r>
      <w:r w:rsidR="0019735E">
        <w:rPr>
          <w:rFonts w:ascii="Arial" w:hAnsi="Arial" w:cs="Arial"/>
        </w:rPr>
        <w:t xml:space="preserve">I adopt </w:t>
      </w:r>
      <w:r w:rsidR="00B444A2">
        <w:rPr>
          <w:rFonts w:ascii="Arial" w:hAnsi="Arial" w:cs="Arial"/>
        </w:rPr>
        <w:t xml:space="preserve">Müller’s </w:t>
      </w:r>
      <w:r w:rsidR="0019735E">
        <w:rPr>
          <w:rFonts w:ascii="Arial" w:hAnsi="Arial" w:cs="Arial"/>
        </w:rPr>
        <w:t>(2016) definit</w:t>
      </w:r>
      <w:r w:rsidR="00B444A2">
        <w:rPr>
          <w:rFonts w:ascii="Arial" w:hAnsi="Arial" w:cs="Arial"/>
        </w:rPr>
        <w:t xml:space="preserve">ion of </w:t>
      </w:r>
      <w:r w:rsidR="0019735E">
        <w:rPr>
          <w:rFonts w:ascii="Arial" w:hAnsi="Arial" w:cs="Arial"/>
        </w:rPr>
        <w:t>populism, taken as referring to an ideology which is</w:t>
      </w:r>
      <w:r w:rsidR="00B444A2">
        <w:rPr>
          <w:rFonts w:ascii="Arial" w:hAnsi="Arial" w:cs="Arial"/>
        </w:rPr>
        <w:t xml:space="preserve"> anti-elitist, anti-pluralist</w:t>
      </w:r>
      <w:r w:rsidR="0019735E">
        <w:rPr>
          <w:rFonts w:ascii="Arial" w:hAnsi="Arial" w:cs="Arial"/>
        </w:rPr>
        <w:t xml:space="preserve">, and conceives of politics as expressing the ‘general will of the people’. </w:t>
      </w:r>
      <w:r w:rsidR="00086D22">
        <w:rPr>
          <w:rFonts w:ascii="Arial" w:hAnsi="Arial" w:cs="Arial"/>
        </w:rPr>
        <w:t xml:space="preserve">Populist parties adopt a rhetoric of ‘us vs them’, </w:t>
      </w:r>
      <w:r w:rsidR="00EB6C80">
        <w:rPr>
          <w:rFonts w:ascii="Arial" w:hAnsi="Arial" w:cs="Arial"/>
        </w:rPr>
        <w:t xml:space="preserve">blaming the ‘corrupt elite’ for the suffering of the ‘pure people’ and what they perceive as the decline of society. </w:t>
      </w:r>
      <w:ins w:id="2" w:author="Faye Chang" w:date="2024-11-27T14:51:00Z" w16du:dateUtc="2024-11-27T14:51:00Z">
        <w:r w:rsidR="00993111">
          <w:rPr>
            <w:rFonts w:ascii="Arial" w:hAnsi="Arial" w:cs="Arial"/>
          </w:rPr>
          <w:t xml:space="preserve">Could </w:t>
        </w:r>
      </w:ins>
      <w:ins w:id="3" w:author="Faye Chang" w:date="2024-11-27T14:52:00Z" w16du:dateUtc="2024-11-27T14:52:00Z">
        <w:r w:rsidR="00993111">
          <w:rPr>
            <w:rFonts w:ascii="Arial" w:hAnsi="Arial" w:cs="Arial"/>
          </w:rPr>
          <w:t xml:space="preserve">explore how much of success is due to populism, how much of it is due to right parties, how much they  interact </w:t>
        </w:r>
        <w:r w:rsidR="00993111" w:rsidRPr="00993111">
          <w:rPr>
            <w:rFonts w:ascii="Arial" w:hAnsi="Arial" w:cs="Arial"/>
          </w:rPr>
          <w:sym w:font="Wingdings" w:char="F0E0"/>
        </w:r>
        <w:r w:rsidR="00993111">
          <w:rPr>
            <w:rFonts w:ascii="Arial" w:hAnsi="Arial" w:cs="Arial"/>
          </w:rPr>
          <w:t xml:space="preserve"> jump from ‘populism’ to anti-immigration should be explored more</w:t>
        </w:r>
        <w:r w:rsidR="00F677D2">
          <w:rPr>
            <w:rFonts w:ascii="Arial" w:hAnsi="Arial" w:cs="Arial"/>
          </w:rPr>
          <w:t>. Otherwise, definition seems extraneous.</w:t>
        </w:r>
        <w:r w:rsidR="00993111">
          <w:rPr>
            <w:rFonts w:ascii="Arial" w:hAnsi="Arial" w:cs="Arial"/>
          </w:rPr>
          <w:t xml:space="preserve"> </w:t>
        </w:r>
      </w:ins>
      <w:r w:rsidR="00EB6C80">
        <w:rPr>
          <w:rFonts w:ascii="Arial" w:hAnsi="Arial" w:cs="Arial"/>
        </w:rPr>
        <w:t>They also tend to mobilise voters on anti-immigration rhetoric,</w:t>
      </w:r>
      <w:r w:rsidR="00EB6C80" w:rsidRPr="00EB6C80">
        <w:rPr>
          <w:rFonts w:ascii="Arial" w:hAnsi="Arial" w:cs="Arial"/>
        </w:rPr>
        <w:t xml:space="preserve"> </w:t>
      </w:r>
      <w:r w:rsidR="00EB6C80">
        <w:rPr>
          <w:rFonts w:ascii="Arial" w:hAnsi="Arial" w:cs="Arial"/>
        </w:rPr>
        <w:t>more so than any other party (</w:t>
      </w:r>
      <w:proofErr w:type="spellStart"/>
      <w:r w:rsidR="00EB6C80">
        <w:rPr>
          <w:rFonts w:ascii="Arial" w:hAnsi="Arial" w:cs="Arial"/>
        </w:rPr>
        <w:t>Ivarsflaten</w:t>
      </w:r>
      <w:proofErr w:type="spellEnd"/>
      <w:r w:rsidR="00EB6C80">
        <w:rPr>
          <w:rFonts w:ascii="Arial" w:hAnsi="Arial" w:cs="Arial"/>
        </w:rPr>
        <w:t xml:space="preserve">, 2007). In fact, the success of populist right parties </w:t>
      </w:r>
      <w:r w:rsidR="00A06358">
        <w:rPr>
          <w:rFonts w:ascii="Arial" w:hAnsi="Arial" w:cs="Arial"/>
        </w:rPr>
        <w:t xml:space="preserve">seems to be directly tied with concerns about immigration: in Europe, 14% of people considered immigration to be a significant concern; this number rose to 39% in 2017. In this same year, 49% of respondents from a survey of 25 countries thought that immigrants were putting too much pressure on public services. </w:t>
      </w:r>
      <w:ins w:id="4" w:author="Faye Chang" w:date="2024-11-27T14:53:00Z" w16du:dateUtc="2024-11-27T14:53:00Z">
        <w:r w:rsidR="00F677D2">
          <w:rPr>
            <w:rFonts w:ascii="Arial" w:hAnsi="Arial" w:cs="Arial"/>
          </w:rPr>
          <w:t xml:space="preserve">More descriptive evidence on cross-national varying success – where are they most successful, what features of those systems can be broadly painted </w:t>
        </w:r>
      </w:ins>
      <w:r w:rsidR="00A06358">
        <w:rPr>
          <w:rFonts w:ascii="Arial" w:hAnsi="Arial" w:cs="Arial"/>
        </w:rPr>
        <w:t>Meanwhile, from the 1960s to 2010s, the vote share of populist parties in the lower house of European national parliaments has more than doubled, and the seat share has tripled. From these statistics alone, it would seem that immigration is the primary explanation for why some populist right parties succeed – however, Claas</w:t>
      </w:r>
      <w:r w:rsidR="00F86073">
        <w:rPr>
          <w:rFonts w:ascii="Arial" w:hAnsi="Arial" w:cs="Arial"/>
        </w:rPr>
        <w:t>s</w:t>
      </w:r>
      <w:r w:rsidR="00A06358">
        <w:rPr>
          <w:rFonts w:ascii="Arial" w:hAnsi="Arial" w:cs="Arial"/>
        </w:rPr>
        <w:t>en and McLaren (2021) find that high immigration does not necessarily lead to the same level of anti-immigration sentiment</w:t>
      </w:r>
      <w:r w:rsidR="00660735">
        <w:rPr>
          <w:rFonts w:ascii="Arial" w:hAnsi="Arial" w:cs="Arial"/>
        </w:rPr>
        <w:t xml:space="preserve"> in every country</w:t>
      </w:r>
      <w:r w:rsidR="00A06358">
        <w:rPr>
          <w:rFonts w:ascii="Arial" w:hAnsi="Arial" w:cs="Arial"/>
        </w:rPr>
        <w:t xml:space="preserve">, and thus would not </w:t>
      </w:r>
      <w:r w:rsidR="00660735">
        <w:rPr>
          <w:rFonts w:ascii="Arial" w:hAnsi="Arial" w:cs="Arial"/>
        </w:rPr>
        <w:t>e</w:t>
      </w:r>
      <w:r w:rsidR="00A06358">
        <w:rPr>
          <w:rFonts w:ascii="Arial" w:hAnsi="Arial" w:cs="Arial"/>
        </w:rPr>
        <w:t xml:space="preserve">xplain </w:t>
      </w:r>
      <w:r w:rsidR="00660735">
        <w:rPr>
          <w:rFonts w:ascii="Arial" w:hAnsi="Arial" w:cs="Arial"/>
        </w:rPr>
        <w:t xml:space="preserve">differences in </w:t>
      </w:r>
      <w:r w:rsidR="00A06358">
        <w:rPr>
          <w:rFonts w:ascii="Arial" w:hAnsi="Arial" w:cs="Arial"/>
        </w:rPr>
        <w:t xml:space="preserve">the success of populist right parties. In this essay, </w:t>
      </w:r>
      <w:r w:rsidR="00EB6C80">
        <w:rPr>
          <w:rFonts w:ascii="Arial" w:hAnsi="Arial" w:cs="Arial"/>
        </w:rPr>
        <w:t xml:space="preserve">I show that concerns about immigration are </w:t>
      </w:r>
      <w:r w:rsidR="001E3099">
        <w:rPr>
          <w:rFonts w:ascii="Arial" w:hAnsi="Arial" w:cs="Arial"/>
        </w:rPr>
        <w:t>only translated into electoral success</w:t>
      </w:r>
      <w:r w:rsidR="00EB6C80">
        <w:rPr>
          <w:rFonts w:ascii="Arial" w:hAnsi="Arial" w:cs="Arial"/>
        </w:rPr>
        <w:t xml:space="preserve"> under specific </w:t>
      </w:r>
      <w:r w:rsidR="00A06358">
        <w:rPr>
          <w:rFonts w:ascii="Arial" w:hAnsi="Arial" w:cs="Arial"/>
        </w:rPr>
        <w:t xml:space="preserve">cultural and institutional conditions, which explain the variation in success of populist right parties. </w:t>
      </w:r>
    </w:p>
    <w:p w14:paraId="2025CBBB" w14:textId="77777777" w:rsidR="00B444A2" w:rsidRDefault="00B444A2" w:rsidP="00D56824">
      <w:pPr>
        <w:spacing w:after="0"/>
        <w:rPr>
          <w:rFonts w:ascii="Arial" w:hAnsi="Arial" w:cs="Arial"/>
        </w:rPr>
      </w:pPr>
    </w:p>
    <w:p w14:paraId="69242A5A" w14:textId="77777777" w:rsidR="00B5474D" w:rsidRDefault="001E3099" w:rsidP="00D56824">
      <w:pPr>
        <w:spacing w:after="0"/>
        <w:rPr>
          <w:rFonts w:ascii="Arial" w:hAnsi="Arial" w:cs="Arial"/>
        </w:rPr>
      </w:pPr>
      <w:r>
        <w:rPr>
          <w:rFonts w:ascii="Arial" w:hAnsi="Arial" w:cs="Arial"/>
        </w:rPr>
        <w:t xml:space="preserve">While most literature adopts an egocentric conception of labour market competition, in which personal experiences with material deprivation lead to support for the </w:t>
      </w:r>
      <w:r>
        <w:rPr>
          <w:rFonts w:ascii="Arial" w:hAnsi="Arial" w:cs="Arial"/>
        </w:rPr>
        <w:lastRenderedPageBreak/>
        <w:t xml:space="preserve">populist right, I argue that it is people’s </w:t>
      </w:r>
      <w:proofErr w:type="spellStart"/>
      <w:r>
        <w:rPr>
          <w:rFonts w:ascii="Arial" w:hAnsi="Arial" w:cs="Arial"/>
        </w:rPr>
        <w:t>sociotropic</w:t>
      </w:r>
      <w:proofErr w:type="spellEnd"/>
      <w:r>
        <w:rPr>
          <w:rFonts w:ascii="Arial" w:hAnsi="Arial" w:cs="Arial"/>
        </w:rPr>
        <w:t xml:space="preserve"> perspectives that matter. Generic measures for labour market competition operationalise it through unemployment</w:t>
      </w:r>
      <w:r w:rsidR="00594392">
        <w:rPr>
          <w:rFonts w:ascii="Arial" w:hAnsi="Arial" w:cs="Arial"/>
        </w:rPr>
        <w:t>.</w:t>
      </w:r>
      <w:r>
        <w:rPr>
          <w:rFonts w:ascii="Arial" w:hAnsi="Arial" w:cs="Arial"/>
        </w:rPr>
        <w:t xml:space="preserve"> </w:t>
      </w:r>
      <w:r w:rsidR="00594392">
        <w:rPr>
          <w:rFonts w:ascii="Arial" w:hAnsi="Arial" w:cs="Arial"/>
        </w:rPr>
        <w:t>A</w:t>
      </w:r>
      <w:r>
        <w:rPr>
          <w:rFonts w:ascii="Arial" w:hAnsi="Arial" w:cs="Arial"/>
        </w:rPr>
        <w:t>cross countries, unemployment</w:t>
      </w:r>
      <w:r w:rsidR="00594392">
        <w:rPr>
          <w:rFonts w:ascii="Arial" w:hAnsi="Arial" w:cs="Arial"/>
        </w:rPr>
        <w:t>, along with high rates of current immigration, intensify anti-immigration attitudes – Golder (2003) finds a positive coefficient of 0.22 for the interaction term of unemployment and immigration. Traditional explanations would account for this through self-interest: when voters struggle to find employment, they may resent immigrants for generating an influx of labour supply, and thus support the anti-immigration policies of populist right parties. However, personal experiences with unemployment are not necessary, as it is socialisation that matters for long-lasting attitudes. Using European Social Surv</w:t>
      </w:r>
      <w:r w:rsidR="001A30AD">
        <w:rPr>
          <w:rFonts w:ascii="Arial" w:hAnsi="Arial" w:cs="Arial"/>
        </w:rPr>
        <w:t>e</w:t>
      </w:r>
      <w:r w:rsidR="00594392">
        <w:rPr>
          <w:rFonts w:ascii="Arial" w:hAnsi="Arial" w:cs="Arial"/>
        </w:rPr>
        <w:t xml:space="preserve">y (ESS) data, </w:t>
      </w:r>
      <w:proofErr w:type="spellStart"/>
      <w:r w:rsidR="00594392">
        <w:rPr>
          <w:rFonts w:ascii="Arial" w:hAnsi="Arial" w:cs="Arial"/>
        </w:rPr>
        <w:t>Laaker</w:t>
      </w:r>
      <w:proofErr w:type="spellEnd"/>
      <w:r w:rsidR="00594392">
        <w:rPr>
          <w:rFonts w:ascii="Arial" w:hAnsi="Arial" w:cs="Arial"/>
        </w:rPr>
        <w:t xml:space="preserve"> (2024) argues that growing up in a recession, where young workers broadly struggle to enter the job market, leads to a lasting increase in anti-immigration attitudes. </w:t>
      </w:r>
    </w:p>
    <w:p w14:paraId="7891CFBE" w14:textId="18180FAD" w:rsidR="00B5474D" w:rsidRDefault="00F677D2" w:rsidP="00D56824">
      <w:pPr>
        <w:spacing w:after="0"/>
        <w:rPr>
          <w:rFonts w:ascii="Arial" w:hAnsi="Arial" w:cs="Arial"/>
        </w:rPr>
      </w:pPr>
      <w:ins w:id="5" w:author="Faye Chang" w:date="2024-11-27T14:54:00Z" w16du:dateUtc="2024-11-27T14:54:00Z">
        <w:r>
          <w:rPr>
            <w:rFonts w:ascii="Arial" w:hAnsi="Arial" w:cs="Arial"/>
          </w:rPr>
          <w:t xml:space="preserve">Bit of a paper vomit </w:t>
        </w:r>
        <w:proofErr w:type="spellStart"/>
        <w:r>
          <w:rPr>
            <w:rFonts w:ascii="Arial" w:hAnsi="Arial" w:cs="Arial"/>
          </w:rPr>
          <w:t>innit</w:t>
        </w:r>
      </w:ins>
      <w:proofErr w:type="spellEnd"/>
    </w:p>
    <w:p w14:paraId="1DCC671D" w14:textId="5C73A1D0" w:rsidR="00B444A2" w:rsidRDefault="00594392" w:rsidP="00B5474D">
      <w:pPr>
        <w:spacing w:after="0"/>
        <w:rPr>
          <w:rFonts w:ascii="Arial" w:hAnsi="Arial" w:cs="Arial"/>
        </w:rPr>
      </w:pPr>
      <w:r>
        <w:rPr>
          <w:rFonts w:ascii="Arial" w:hAnsi="Arial" w:cs="Arial"/>
        </w:rPr>
        <w:t xml:space="preserve">Outside of early labour market experiences, </w:t>
      </w:r>
      <w:r w:rsidR="001A30AD">
        <w:rPr>
          <w:rFonts w:ascii="Arial" w:hAnsi="Arial" w:cs="Arial"/>
        </w:rPr>
        <w:t xml:space="preserve">community exposure to greater rates of material deprivation can also lead to anti-immigration attitudes. Using longitudinal data from France, spanning 2002-2017, </w:t>
      </w:r>
      <w:proofErr w:type="spellStart"/>
      <w:r w:rsidR="001A30AD">
        <w:rPr>
          <w:rFonts w:ascii="Arial" w:hAnsi="Arial" w:cs="Arial"/>
        </w:rPr>
        <w:t>Bolet</w:t>
      </w:r>
      <w:proofErr w:type="spellEnd"/>
      <w:r w:rsidR="001A30AD">
        <w:rPr>
          <w:rFonts w:ascii="Arial" w:hAnsi="Arial" w:cs="Arial"/>
        </w:rPr>
        <w:t xml:space="preserve"> (2020) shows that high local unemployment leads to an intensified effect of labour market competition on municipalities’ radical right-wing vote share. This pattern also holds for emerging economies, as increasing globalisation of trade leads to internal migration which induces a nativist backlash. Helms’ (2023) paper focuses on the Indian textile sector as a case study for this, measuring riots as the dependent variable and exposure to the trade liberalisation shock as the independent variable. Measuring internal migration through the 2011 Indian Census, the interaction term between textile </w:t>
      </w:r>
      <w:r w:rsidR="00B5474D">
        <w:rPr>
          <w:rFonts w:ascii="Arial" w:hAnsi="Arial" w:cs="Arial"/>
        </w:rPr>
        <w:t>employment and exposure to trade liberalisation had a positive impact of 0.250 on dissatisfaction with immigration.</w:t>
      </w:r>
      <w:ins w:id="6" w:author="Faye Chang" w:date="2024-11-27T14:55:00Z" w16du:dateUtc="2024-11-27T14:55:00Z">
        <w:r w:rsidR="00F677D2">
          <w:rPr>
            <w:rFonts w:ascii="Arial" w:hAnsi="Arial" w:cs="Arial"/>
          </w:rPr>
          <w:t xml:space="preserve"> Should probably give a bit more personal </w:t>
        </w:r>
      </w:ins>
      <w:ins w:id="7" w:author="Faye Chang" w:date="2024-11-27T14:56:00Z" w16du:dateUtc="2024-11-27T14:56:00Z">
        <w:r w:rsidR="00F677D2">
          <w:rPr>
            <w:rFonts w:ascii="Arial" w:hAnsi="Arial" w:cs="Arial"/>
          </w:rPr>
          <w:t xml:space="preserve">causal </w:t>
        </w:r>
      </w:ins>
      <w:ins w:id="8" w:author="Faye Chang" w:date="2024-11-27T14:55:00Z" w16du:dateUtc="2024-11-27T14:55:00Z">
        <w:r w:rsidR="00F677D2">
          <w:rPr>
            <w:rFonts w:ascii="Arial" w:hAnsi="Arial" w:cs="Arial"/>
          </w:rPr>
          <w:t>analysis here</w:t>
        </w:r>
      </w:ins>
      <w:ins w:id="9" w:author="Faye Chang" w:date="2024-11-27T14:56:00Z" w16du:dateUtc="2024-11-27T14:56:00Z">
        <w:r w:rsidR="00F677D2">
          <w:rPr>
            <w:rFonts w:ascii="Arial" w:hAnsi="Arial" w:cs="Arial"/>
          </w:rPr>
          <w:t xml:space="preserve"> rather than jumping in Magni)</w:t>
        </w:r>
      </w:ins>
      <w:r w:rsidR="00B5474D">
        <w:rPr>
          <w:rFonts w:ascii="Arial" w:hAnsi="Arial" w:cs="Arial"/>
        </w:rPr>
        <w:t xml:space="preserve"> Such </w:t>
      </w:r>
      <w:proofErr w:type="spellStart"/>
      <w:r w:rsidR="00B5474D">
        <w:rPr>
          <w:rFonts w:ascii="Arial" w:hAnsi="Arial" w:cs="Arial"/>
        </w:rPr>
        <w:t>sociotropic</w:t>
      </w:r>
      <w:proofErr w:type="spellEnd"/>
      <w:r w:rsidR="00B5474D">
        <w:rPr>
          <w:rFonts w:ascii="Arial" w:hAnsi="Arial" w:cs="Arial"/>
        </w:rPr>
        <w:t xml:space="preserve"> responses to material deprivation makes sense in light of what Magni (2020) calls ‘selective solidarity’. Using cross-national survey data from ESS 2018, Magni finds that inequality has a positive relationship with welfare support for people in need, but a negative relationship with welfare support for immigrants. Experimental data confirms this causal effect: respondents exposed to information about inequality were almost 10% more likely to support redistribution, but only for native workers. Thus, high rates of unemployment and material deprivation increase support for right-wing populist parties, as they heighten people’s sense of community or nationalistic solidarity in a way which lends itself to the anti-immigration rhetoric of such parties. </w:t>
      </w:r>
    </w:p>
    <w:p w14:paraId="687E5A35" w14:textId="750152EB" w:rsidR="00B5474D" w:rsidRDefault="00F677D2" w:rsidP="00B5474D">
      <w:pPr>
        <w:spacing w:after="0"/>
        <w:rPr>
          <w:rFonts w:ascii="Arial" w:hAnsi="Arial" w:cs="Arial"/>
        </w:rPr>
      </w:pPr>
      <w:ins w:id="10" w:author="Faye Chang" w:date="2024-11-27T14:55:00Z" w16du:dateUtc="2024-11-27T14:55:00Z">
        <w:r>
          <w:rPr>
            <w:rFonts w:ascii="Arial" w:hAnsi="Arial" w:cs="Arial"/>
          </w:rPr>
          <w:t xml:space="preserve">More evidence that shows individual-level success doesn’t respond to party unless linked to aggregate-level data </w:t>
        </w:r>
      </w:ins>
      <w:ins w:id="11" w:author="Faye Chang" w:date="2024-11-27T14:56:00Z" w16du:dateUtc="2024-11-27T14:56:00Z">
        <w:r>
          <w:rPr>
            <w:rFonts w:ascii="Arial" w:hAnsi="Arial" w:cs="Arial"/>
          </w:rPr>
          <w:t>(didn’t really get this piece of feedback whoops)</w:t>
        </w:r>
      </w:ins>
    </w:p>
    <w:p w14:paraId="01D40E7B" w14:textId="4FBBABB7" w:rsidR="00B5474D" w:rsidRDefault="00286CFE" w:rsidP="00B5474D">
      <w:pPr>
        <w:spacing w:after="0"/>
        <w:rPr>
          <w:rFonts w:ascii="Arial" w:hAnsi="Arial" w:cs="Arial"/>
        </w:rPr>
      </w:pPr>
      <w:r>
        <w:rPr>
          <w:rFonts w:ascii="Arial" w:hAnsi="Arial" w:cs="Arial"/>
        </w:rPr>
        <w:t xml:space="preserve">At the same time, country-specific cultural factors can also create variations in support for populist right parties. In a study of 33 European countries, Hiers et al. (2017) score each country for past experiences of geopolitical threat, based on whether they have experienced recent loss of territory, or recurrent internal or external conflict. Holding individual-level and country-level factors constant, they regress scores of geopolitical threat against ESS responses on letting in immigrants </w:t>
      </w:r>
      <w:r>
        <w:rPr>
          <w:rFonts w:ascii="Arial" w:hAnsi="Arial" w:cs="Arial"/>
        </w:rPr>
        <w:lastRenderedPageBreak/>
        <w:t xml:space="preserve">of a different ethnicity. Higher levels of geopolitical threat, or recent experiences of threats to national identity, are associated with lower support for letting in more immigrants. </w:t>
      </w:r>
      <w:r w:rsidR="0093542E">
        <w:rPr>
          <w:rFonts w:ascii="Arial" w:hAnsi="Arial" w:cs="Arial"/>
        </w:rPr>
        <w:t xml:space="preserve">Although Norris and Inglehart (2019) also attempt to provide a cultural account through cohort gaps, where older cohorts are both more likely to participate in voting and to support authoritarian parties, Schäfer (2022) points out that cohort distinctions are not as drastic as Norris and Inglehart claim. Attitudinal differences between interwar and millennial generations are differences in degree, not principle – in fact, the youngest cohorts are only 2.2 percentage points more libertarian than the oldest. Thus, while cultural factors do have a role to play in creating support for populist right parties, these factors are more likely to be tied to national ideas around identity, rather than generational ones. </w:t>
      </w:r>
    </w:p>
    <w:p w14:paraId="743A089E" w14:textId="77777777" w:rsidR="008E3938" w:rsidRDefault="008E3938" w:rsidP="00B5474D">
      <w:pPr>
        <w:spacing w:after="0"/>
        <w:rPr>
          <w:rFonts w:ascii="Arial" w:hAnsi="Arial" w:cs="Arial"/>
        </w:rPr>
      </w:pPr>
    </w:p>
    <w:p w14:paraId="356E3CDA" w14:textId="77777777" w:rsidR="006D26F8" w:rsidRDefault="00B7254C" w:rsidP="00B5474D">
      <w:pPr>
        <w:spacing w:after="0"/>
        <w:rPr>
          <w:rFonts w:ascii="Arial" w:hAnsi="Arial" w:cs="Arial"/>
        </w:rPr>
      </w:pPr>
      <w:r>
        <w:rPr>
          <w:rFonts w:ascii="Arial" w:hAnsi="Arial" w:cs="Arial"/>
        </w:rPr>
        <w:t xml:space="preserve">However, increasing support for the ideological position of populist right parties does not necessarily translate into their electoral success, due to institutional constraints and the responses of mainstream parties. Golder (2003) finds a positive association between logged district magnitude and the number of upper tier seats in government with support for populist right parties. Such empirical findings have theoretical backing: in more permissive electoral systems, which are associated with larger district magnitudes and a number of upper tier seats, it is less risky for both voters and candidates to support and run for niche parties; such systems also make it more likely for niche parties to gain seats. Despite this, relying on a purely institutional explanation of electoral success is overly deterministic, and ignores the agency that mainstream parties have in shaping the success of populist right parties. Reviewing the green and radical right party vote in 17 Western European countries from 1970-2000, </w:t>
      </w:r>
      <w:proofErr w:type="spellStart"/>
      <w:r>
        <w:rPr>
          <w:rFonts w:ascii="Arial" w:hAnsi="Arial" w:cs="Arial"/>
        </w:rPr>
        <w:t>Meguid</w:t>
      </w:r>
      <w:proofErr w:type="spellEnd"/>
      <w:r>
        <w:rPr>
          <w:rFonts w:ascii="Arial" w:hAnsi="Arial" w:cs="Arial"/>
        </w:rPr>
        <w:t xml:space="preserve"> (2005) finds that the behaviour of mainstream parties influences the electoral fortunes of new challengers. </w:t>
      </w:r>
      <w:r w:rsidR="006D26F8">
        <w:rPr>
          <w:rFonts w:ascii="Arial" w:hAnsi="Arial" w:cs="Arial"/>
        </w:rPr>
        <w:t xml:space="preserve">When confronted with new parties, centre-left and centre-right parties can have three approaches: dismissive, accommodative towards adopting certain aspects of their ideology, and adversarial, by opposing their ideology. While joint dismissive and joint accommodative approaches are associated with a decrease in electoral support for populist right parties, </w:t>
      </w:r>
      <w:proofErr w:type="spellStart"/>
      <w:r w:rsidR="006D26F8">
        <w:rPr>
          <w:rFonts w:ascii="Arial" w:hAnsi="Arial" w:cs="Arial"/>
        </w:rPr>
        <w:t>Meguid</w:t>
      </w:r>
      <w:proofErr w:type="spellEnd"/>
      <w:r w:rsidR="006D26F8">
        <w:rPr>
          <w:rFonts w:ascii="Arial" w:hAnsi="Arial" w:cs="Arial"/>
        </w:rPr>
        <w:t xml:space="preserve"> finds that a joint adversarial approach has a positive coefficient of 6.54, significant at the 0.001 level. Such a substantively high impact has worrying implications: populist right-wing parties that warrant an adversarial approach from both parties – if they threaten democratic norms, for example – might end up achieving more support from voters as a result of such an approach. </w:t>
      </w:r>
    </w:p>
    <w:p w14:paraId="541ACFDE" w14:textId="477A5A63" w:rsidR="006D26F8" w:rsidRDefault="00F677D2" w:rsidP="00B5474D">
      <w:pPr>
        <w:spacing w:after="0"/>
        <w:rPr>
          <w:rFonts w:ascii="Arial" w:hAnsi="Arial" w:cs="Arial"/>
        </w:rPr>
      </w:pPr>
      <w:ins w:id="12" w:author="Faye Chang" w:date="2024-11-27T14:56:00Z" w16du:dateUtc="2024-11-27T14:56:00Z">
        <w:r>
          <w:rPr>
            <w:rFonts w:ascii="Arial" w:hAnsi="Arial" w:cs="Arial"/>
          </w:rPr>
          <w:t>Institutions are good for cross-national differences, not so much for temporal; breaking down those two different aspects of ‘cross-nationa</w:t>
        </w:r>
      </w:ins>
      <w:ins w:id="13" w:author="Faye Chang" w:date="2024-11-27T14:57:00Z" w16du:dateUtc="2024-11-27T14:57:00Z">
        <w:r>
          <w:rPr>
            <w:rFonts w:ascii="Arial" w:hAnsi="Arial" w:cs="Arial"/>
          </w:rPr>
          <w:t>l’, ‘</w:t>
        </w:r>
        <w:proofErr w:type="spellStart"/>
        <w:r>
          <w:rPr>
            <w:rFonts w:ascii="Arial" w:hAnsi="Arial" w:cs="Arial"/>
          </w:rPr>
          <w:t>longidutinal</w:t>
        </w:r>
        <w:proofErr w:type="spellEnd"/>
        <w:r>
          <w:rPr>
            <w:rFonts w:ascii="Arial" w:hAnsi="Arial" w:cs="Arial"/>
          </w:rPr>
          <w:t>’ – is the previous story enough to explain, is there something else, why do we seem far right parties emerging in places w/ similar institutions at different times</w:t>
        </w:r>
      </w:ins>
    </w:p>
    <w:p w14:paraId="787DBF0E" w14:textId="2931B09C" w:rsidR="008E3938" w:rsidRDefault="006D26F8" w:rsidP="000F22CF">
      <w:pPr>
        <w:spacing w:after="0"/>
        <w:rPr>
          <w:rFonts w:ascii="Arial" w:hAnsi="Arial" w:cs="Arial"/>
        </w:rPr>
      </w:pPr>
      <w:r>
        <w:rPr>
          <w:rFonts w:ascii="Arial" w:hAnsi="Arial" w:cs="Arial"/>
        </w:rPr>
        <w:t>Indeed, mainstream parties can often arrive in such conundrums. In a case study of Germany, Chou et al. (2021) performed an experimental survey on supporters of Germany’s far-right party, the Alternative for Germany (</w:t>
      </w:r>
      <w:proofErr w:type="spellStart"/>
      <w:r>
        <w:rPr>
          <w:rFonts w:ascii="Arial" w:hAnsi="Arial" w:cs="Arial"/>
        </w:rPr>
        <w:t>AfD</w:t>
      </w:r>
      <w:proofErr w:type="spellEnd"/>
      <w:r>
        <w:rPr>
          <w:rFonts w:ascii="Arial" w:hAnsi="Arial" w:cs="Arial"/>
        </w:rPr>
        <w:t>). When mainstream parties accommodated right-wing preferences, such as through adopting anti-</w:t>
      </w:r>
      <w:r>
        <w:rPr>
          <w:rFonts w:ascii="Arial" w:hAnsi="Arial" w:cs="Arial"/>
        </w:rPr>
        <w:lastRenderedPageBreak/>
        <w:t xml:space="preserve">immigration policies, </w:t>
      </w:r>
      <w:proofErr w:type="spellStart"/>
      <w:r>
        <w:rPr>
          <w:rFonts w:ascii="Arial" w:hAnsi="Arial" w:cs="Arial"/>
        </w:rPr>
        <w:t>AfD</w:t>
      </w:r>
      <w:proofErr w:type="spellEnd"/>
      <w:r>
        <w:rPr>
          <w:rFonts w:ascii="Arial" w:hAnsi="Arial" w:cs="Arial"/>
        </w:rPr>
        <w:t xml:space="preserve"> voters were willing to change their allegiances. </w:t>
      </w:r>
      <w:r w:rsidR="000F22CF">
        <w:rPr>
          <w:rFonts w:ascii="Arial" w:hAnsi="Arial" w:cs="Arial"/>
        </w:rPr>
        <w:t xml:space="preserve">Such strategies have played out successfully outside of the experimental environment: the unprecedented success of the far-right Danish People’s Party (DPP) in 2014 was followed by the centre-left </w:t>
      </w:r>
      <w:proofErr w:type="spellStart"/>
      <w:r w:rsidR="000F22CF">
        <w:rPr>
          <w:rFonts w:ascii="Arial" w:hAnsi="Arial" w:cs="Arial"/>
        </w:rPr>
        <w:t>party’s</w:t>
      </w:r>
      <w:proofErr w:type="spellEnd"/>
      <w:r w:rsidR="000F22CF">
        <w:rPr>
          <w:rFonts w:ascii="Arial" w:hAnsi="Arial" w:cs="Arial"/>
        </w:rPr>
        <w:t>, the Social Democrat’s, adoption of anti-immigration policies. While such a move stifles support for populist right-wing parties</w:t>
      </w:r>
      <w:r>
        <w:rPr>
          <w:rFonts w:ascii="Arial" w:hAnsi="Arial" w:cs="Arial"/>
        </w:rPr>
        <w:t>, such actions pose the risk of alienating their own voters</w:t>
      </w:r>
      <w:r w:rsidR="000F22CF">
        <w:rPr>
          <w:rFonts w:ascii="Arial" w:hAnsi="Arial" w:cs="Arial"/>
        </w:rPr>
        <w:t xml:space="preserve">. Although </w:t>
      </w:r>
      <w:r>
        <w:rPr>
          <w:rFonts w:ascii="Arial" w:hAnsi="Arial" w:cs="Arial"/>
        </w:rPr>
        <w:t xml:space="preserve">Hjorth and Larsen (2022) argue that such accommodation strategies might push voters repelled by new policies to other left-wing parties, it may also be the case that citizens abstain from voting instead. </w:t>
      </w:r>
    </w:p>
    <w:p w14:paraId="2C12B535" w14:textId="77777777" w:rsidR="000F22CF" w:rsidRDefault="000F22CF" w:rsidP="000F22CF">
      <w:pPr>
        <w:spacing w:after="0"/>
        <w:rPr>
          <w:rFonts w:ascii="Arial" w:hAnsi="Arial" w:cs="Arial"/>
        </w:rPr>
      </w:pPr>
    </w:p>
    <w:p w14:paraId="7A53E5F1" w14:textId="0E4181F0" w:rsidR="000F22CF" w:rsidRDefault="000F22CF" w:rsidP="000F22CF">
      <w:pPr>
        <w:spacing w:after="0"/>
        <w:rPr>
          <w:rFonts w:ascii="Arial" w:hAnsi="Arial" w:cs="Arial"/>
        </w:rPr>
      </w:pPr>
      <w:r>
        <w:rPr>
          <w:rFonts w:ascii="Arial" w:hAnsi="Arial" w:cs="Arial"/>
        </w:rPr>
        <w:t xml:space="preserve">Thus, </w:t>
      </w:r>
      <w:r w:rsidR="003846EB">
        <w:rPr>
          <w:rFonts w:ascii="Arial" w:hAnsi="Arial" w:cs="Arial"/>
        </w:rPr>
        <w:t xml:space="preserve">the success of populist parties can be accounted for through </w:t>
      </w:r>
      <w:proofErr w:type="spellStart"/>
      <w:r w:rsidR="003846EB">
        <w:rPr>
          <w:rFonts w:ascii="Arial" w:hAnsi="Arial" w:cs="Arial"/>
        </w:rPr>
        <w:t>sociotropic</w:t>
      </w:r>
      <w:proofErr w:type="spellEnd"/>
      <w:r w:rsidR="003846EB">
        <w:rPr>
          <w:rFonts w:ascii="Arial" w:hAnsi="Arial" w:cs="Arial"/>
        </w:rPr>
        <w:t xml:space="preserve"> responses to unemployment, where community or national experiences of material deprivation make voters more susceptible to the populist right’s anti-immigration rhetoric. Cultural factors surrounding national identity also influence support. However, the translation of such support into electoral success is not direct nor linear, as it is mediated by institutional factors in the electoral system, as well as the responses of mainstream parties. </w:t>
      </w:r>
      <w:ins w:id="14" w:author="Faye Chang" w:date="2024-11-27T14:57:00Z" w16du:dateUtc="2024-11-27T14:57:00Z">
        <w:r w:rsidR="00F677D2">
          <w:rPr>
            <w:rFonts w:ascii="Arial" w:hAnsi="Arial" w:cs="Arial"/>
          </w:rPr>
          <w:t>Conclusion, link back more strongly to variation in success – refocus lens</w:t>
        </w:r>
      </w:ins>
      <w:ins w:id="15" w:author="Faye Chang" w:date="2024-11-27T14:58:00Z" w16du:dateUtc="2024-11-27T14:58:00Z">
        <w:r w:rsidR="00F677D2">
          <w:rPr>
            <w:rFonts w:ascii="Arial" w:hAnsi="Arial" w:cs="Arial"/>
          </w:rPr>
          <w:t xml:space="preserve"> on the actual question, and not strictly on your arguments</w:t>
        </w:r>
      </w:ins>
    </w:p>
    <w:p w14:paraId="3CE107BB" w14:textId="77777777" w:rsidR="00F86073" w:rsidRDefault="00F86073" w:rsidP="000F22CF">
      <w:pPr>
        <w:spacing w:after="0"/>
        <w:rPr>
          <w:rFonts w:ascii="Arial" w:hAnsi="Arial" w:cs="Arial"/>
        </w:rPr>
      </w:pPr>
    </w:p>
    <w:p w14:paraId="2F285FEF" w14:textId="49B06B6E" w:rsidR="00F86073" w:rsidRDefault="00F86073" w:rsidP="000F22CF">
      <w:pPr>
        <w:spacing w:after="0"/>
        <w:rPr>
          <w:rFonts w:ascii="Arial" w:hAnsi="Arial" w:cs="Arial"/>
          <w:b/>
          <w:bCs/>
        </w:rPr>
      </w:pPr>
      <w:r>
        <w:rPr>
          <w:rFonts w:ascii="Arial" w:hAnsi="Arial" w:cs="Arial"/>
          <w:b/>
          <w:bCs/>
        </w:rPr>
        <w:t>Bibliography</w:t>
      </w:r>
    </w:p>
    <w:p w14:paraId="49E230B8" w14:textId="0D33D09B" w:rsidR="00F86073" w:rsidRPr="00F86073" w:rsidRDefault="00F86073" w:rsidP="00F86073">
      <w:pPr>
        <w:spacing w:after="0"/>
        <w:rPr>
          <w:rFonts w:ascii="Arial" w:hAnsi="Arial" w:cs="Arial"/>
          <w:sz w:val="22"/>
          <w:szCs w:val="22"/>
        </w:rPr>
      </w:pPr>
      <w:r w:rsidRPr="00F86073">
        <w:rPr>
          <w:rFonts w:ascii="Arial" w:hAnsi="Arial" w:cs="Arial"/>
          <w:sz w:val="22"/>
          <w:szCs w:val="22"/>
        </w:rPr>
        <w:t xml:space="preserve">  </w:t>
      </w:r>
      <w:proofErr w:type="spellStart"/>
      <w:r w:rsidRPr="00F86073">
        <w:rPr>
          <w:rFonts w:ascii="Arial" w:hAnsi="Arial" w:cs="Arial"/>
          <w:sz w:val="22"/>
          <w:szCs w:val="22"/>
        </w:rPr>
        <w:t>Bolet</w:t>
      </w:r>
      <w:proofErr w:type="spellEnd"/>
      <w:r w:rsidRPr="00F86073">
        <w:rPr>
          <w:rFonts w:ascii="Arial" w:hAnsi="Arial" w:cs="Arial"/>
          <w:sz w:val="22"/>
          <w:szCs w:val="22"/>
        </w:rPr>
        <w:t xml:space="preserve">, Diane. 2020. “Local Labour Market Competition and Radical Right Voting: Evidence From France.” </w:t>
      </w:r>
      <w:r w:rsidRPr="00F86073">
        <w:rPr>
          <w:rFonts w:ascii="Arial" w:hAnsi="Arial" w:cs="Arial"/>
          <w:i/>
          <w:iCs/>
          <w:sz w:val="22"/>
          <w:szCs w:val="22"/>
        </w:rPr>
        <w:t>European Journal of Political Research</w:t>
      </w:r>
      <w:r w:rsidRPr="00F86073">
        <w:rPr>
          <w:rFonts w:ascii="Arial" w:hAnsi="Arial" w:cs="Arial"/>
          <w:sz w:val="22"/>
          <w:szCs w:val="22"/>
        </w:rPr>
        <w:t>: 1475–6765.12378.</w:t>
      </w:r>
    </w:p>
    <w:p w14:paraId="0F1E0DBD" w14:textId="7878F130" w:rsidR="00F86073" w:rsidRPr="00F86073" w:rsidRDefault="00F86073" w:rsidP="00F86073">
      <w:pPr>
        <w:spacing w:after="0"/>
        <w:rPr>
          <w:rFonts w:ascii="Arial" w:hAnsi="Arial" w:cs="Arial"/>
          <w:sz w:val="22"/>
          <w:szCs w:val="22"/>
        </w:rPr>
      </w:pPr>
      <w:r w:rsidRPr="00F86073">
        <w:rPr>
          <w:rFonts w:ascii="Arial" w:hAnsi="Arial" w:cs="Arial"/>
          <w:sz w:val="22"/>
          <w:szCs w:val="22"/>
        </w:rPr>
        <w:t xml:space="preserve">  Chou, Winston, Rafaela </w:t>
      </w:r>
      <w:proofErr w:type="spellStart"/>
      <w:r w:rsidRPr="00F86073">
        <w:rPr>
          <w:rFonts w:ascii="Arial" w:hAnsi="Arial" w:cs="Arial"/>
          <w:sz w:val="22"/>
          <w:szCs w:val="22"/>
        </w:rPr>
        <w:t>Dancygier</w:t>
      </w:r>
      <w:proofErr w:type="spellEnd"/>
      <w:r w:rsidRPr="00F86073">
        <w:rPr>
          <w:rFonts w:ascii="Arial" w:hAnsi="Arial" w:cs="Arial"/>
          <w:sz w:val="22"/>
          <w:szCs w:val="22"/>
        </w:rPr>
        <w:t xml:space="preserve">, Naoki Egami, and </w:t>
      </w:r>
      <w:proofErr w:type="spellStart"/>
      <w:r w:rsidRPr="00F86073">
        <w:rPr>
          <w:rFonts w:ascii="Arial" w:hAnsi="Arial" w:cs="Arial"/>
          <w:sz w:val="22"/>
          <w:szCs w:val="22"/>
        </w:rPr>
        <w:t>Amaney</w:t>
      </w:r>
      <w:proofErr w:type="spellEnd"/>
      <w:r w:rsidRPr="00F86073">
        <w:rPr>
          <w:rFonts w:ascii="Arial" w:hAnsi="Arial" w:cs="Arial"/>
          <w:sz w:val="22"/>
          <w:szCs w:val="22"/>
        </w:rPr>
        <w:t xml:space="preserve"> A Jamal. 2021. “Competing for Loyalists? How Party Positioning Affects Populist Radical Right Voting.” </w:t>
      </w:r>
      <w:r w:rsidRPr="00F86073">
        <w:rPr>
          <w:rFonts w:ascii="Arial" w:hAnsi="Arial" w:cs="Arial"/>
          <w:i/>
          <w:iCs/>
          <w:sz w:val="22"/>
          <w:szCs w:val="22"/>
        </w:rPr>
        <w:t>Comparative Political Studies.</w:t>
      </w:r>
    </w:p>
    <w:p w14:paraId="4CA106B4" w14:textId="1D6D5051" w:rsidR="00F86073" w:rsidRPr="00F86073" w:rsidRDefault="00F86073" w:rsidP="00F86073">
      <w:pPr>
        <w:spacing w:after="0"/>
        <w:rPr>
          <w:rFonts w:ascii="Arial" w:hAnsi="Arial" w:cs="Arial"/>
          <w:sz w:val="22"/>
          <w:szCs w:val="22"/>
        </w:rPr>
      </w:pPr>
      <w:r w:rsidRPr="00F86073">
        <w:rPr>
          <w:rFonts w:ascii="Arial" w:hAnsi="Arial" w:cs="Arial"/>
          <w:sz w:val="22"/>
          <w:szCs w:val="22"/>
        </w:rPr>
        <w:t xml:space="preserve">  Claassen, Christopher, and Lauren McLaren. 2021. “Does Immigration Produce a Public Backlash or Public Acceptance? Time-Series, Cross-Sectional Evidence From Thirty European Democracies.” </w:t>
      </w:r>
      <w:r w:rsidRPr="00F86073">
        <w:rPr>
          <w:rFonts w:ascii="Arial" w:hAnsi="Arial" w:cs="Arial"/>
          <w:i/>
          <w:iCs/>
          <w:sz w:val="22"/>
          <w:szCs w:val="22"/>
        </w:rPr>
        <w:t>British Journal of Political Science</w:t>
      </w:r>
      <w:r w:rsidRPr="00F86073">
        <w:rPr>
          <w:rFonts w:ascii="Arial" w:hAnsi="Arial" w:cs="Arial"/>
          <w:sz w:val="22"/>
          <w:szCs w:val="22"/>
        </w:rPr>
        <w:t>, 52, pp. 1013-1031.</w:t>
      </w:r>
    </w:p>
    <w:p w14:paraId="3FDCABEF" w14:textId="213EE4B4" w:rsidR="00F86073" w:rsidRPr="00F86073" w:rsidRDefault="00F86073" w:rsidP="00F86073">
      <w:pPr>
        <w:spacing w:after="0"/>
        <w:rPr>
          <w:rFonts w:ascii="Arial" w:hAnsi="Arial" w:cs="Arial"/>
          <w:sz w:val="22"/>
          <w:szCs w:val="22"/>
        </w:rPr>
      </w:pPr>
      <w:r w:rsidRPr="00F86073">
        <w:rPr>
          <w:rFonts w:ascii="Arial" w:hAnsi="Arial" w:cs="Arial"/>
          <w:sz w:val="22"/>
          <w:szCs w:val="22"/>
        </w:rPr>
        <w:t xml:space="preserve">  Golder, Matt (2003) Explaining variation in the success of extreme right parties in Western Europe. Comparative Political Studies, 36(4), pp. 432-466</w:t>
      </w:r>
    </w:p>
    <w:p w14:paraId="3E57911C" w14:textId="05FBFAF7" w:rsidR="00F86073" w:rsidRPr="00F86073" w:rsidRDefault="00F86073" w:rsidP="00F86073">
      <w:pPr>
        <w:spacing w:after="0"/>
        <w:rPr>
          <w:rFonts w:ascii="Arial" w:hAnsi="Arial" w:cs="Arial"/>
          <w:sz w:val="22"/>
          <w:szCs w:val="22"/>
        </w:rPr>
      </w:pPr>
      <w:r w:rsidRPr="00F86073">
        <w:rPr>
          <w:rFonts w:ascii="Arial" w:hAnsi="Arial" w:cs="Arial"/>
          <w:sz w:val="22"/>
          <w:szCs w:val="22"/>
        </w:rPr>
        <w:t xml:space="preserve">  Helms, Benjamin. 2023. ‘Global Economic Integration and Nativist Politics in Emerging Economies’. </w:t>
      </w:r>
      <w:r w:rsidRPr="00F86073">
        <w:rPr>
          <w:rFonts w:ascii="Arial" w:hAnsi="Arial" w:cs="Arial"/>
          <w:i/>
          <w:iCs/>
          <w:sz w:val="22"/>
          <w:szCs w:val="22"/>
        </w:rPr>
        <w:t>American Journal of Political Science</w:t>
      </w:r>
      <w:r w:rsidRPr="00F86073">
        <w:rPr>
          <w:rFonts w:ascii="Arial" w:hAnsi="Arial" w:cs="Arial"/>
          <w:sz w:val="22"/>
          <w:szCs w:val="22"/>
        </w:rPr>
        <w:t>.</w:t>
      </w:r>
    </w:p>
    <w:p w14:paraId="358D01CE" w14:textId="1BE2FD02" w:rsidR="00F86073" w:rsidRPr="00F86073" w:rsidRDefault="00F86073" w:rsidP="00F86073">
      <w:pPr>
        <w:spacing w:after="0"/>
        <w:rPr>
          <w:rFonts w:ascii="Arial" w:hAnsi="Arial" w:cs="Arial"/>
          <w:sz w:val="22"/>
          <w:szCs w:val="22"/>
        </w:rPr>
      </w:pPr>
      <w:r w:rsidRPr="00F86073">
        <w:rPr>
          <w:rFonts w:ascii="Arial" w:hAnsi="Arial" w:cs="Arial"/>
          <w:sz w:val="22"/>
          <w:szCs w:val="22"/>
        </w:rPr>
        <w:t xml:space="preserve">  Hiers, Wesley, Thomas </w:t>
      </w:r>
      <w:proofErr w:type="spellStart"/>
      <w:r w:rsidRPr="00F86073">
        <w:rPr>
          <w:rFonts w:ascii="Arial" w:hAnsi="Arial" w:cs="Arial"/>
          <w:sz w:val="22"/>
          <w:szCs w:val="22"/>
        </w:rPr>
        <w:t>Soehl</w:t>
      </w:r>
      <w:proofErr w:type="spellEnd"/>
      <w:r w:rsidRPr="00F86073">
        <w:rPr>
          <w:rFonts w:ascii="Arial" w:hAnsi="Arial" w:cs="Arial"/>
          <w:sz w:val="22"/>
          <w:szCs w:val="22"/>
        </w:rPr>
        <w:t xml:space="preserve">, and Andreas Wimmer. 2017. “National Trauma and the Fear of Foreigners: How Past Geopolitical Threat Heightens Anti-Immigration Sentiment Today.” </w:t>
      </w:r>
      <w:r w:rsidRPr="00F86073">
        <w:rPr>
          <w:rFonts w:ascii="Arial" w:hAnsi="Arial" w:cs="Arial"/>
          <w:i/>
          <w:iCs/>
          <w:sz w:val="22"/>
          <w:szCs w:val="22"/>
        </w:rPr>
        <w:t>Social Forces</w:t>
      </w:r>
      <w:r w:rsidRPr="00F86073">
        <w:rPr>
          <w:rFonts w:ascii="Arial" w:hAnsi="Arial" w:cs="Arial"/>
          <w:sz w:val="22"/>
          <w:szCs w:val="22"/>
        </w:rPr>
        <w:t xml:space="preserve"> 96(1): 361–88.</w:t>
      </w:r>
    </w:p>
    <w:p w14:paraId="4397ED71" w14:textId="1CAC4096" w:rsidR="00F86073" w:rsidRPr="00F86073" w:rsidRDefault="00F86073" w:rsidP="00F86073">
      <w:pPr>
        <w:spacing w:after="0"/>
        <w:rPr>
          <w:rFonts w:ascii="Arial" w:hAnsi="Arial" w:cs="Arial"/>
          <w:sz w:val="22"/>
          <w:szCs w:val="22"/>
        </w:rPr>
      </w:pPr>
      <w:r w:rsidRPr="00F86073">
        <w:rPr>
          <w:rFonts w:ascii="Arial" w:hAnsi="Arial" w:cs="Arial"/>
          <w:sz w:val="22"/>
          <w:szCs w:val="22"/>
        </w:rPr>
        <w:t xml:space="preserve">  Hjorth, Frederik, and Martin </w:t>
      </w:r>
      <w:proofErr w:type="spellStart"/>
      <w:r w:rsidRPr="00F86073">
        <w:rPr>
          <w:rFonts w:ascii="Arial" w:hAnsi="Arial" w:cs="Arial"/>
          <w:sz w:val="22"/>
          <w:szCs w:val="22"/>
        </w:rPr>
        <w:t>Vinæs</w:t>
      </w:r>
      <w:proofErr w:type="spellEnd"/>
      <w:r w:rsidRPr="00F86073">
        <w:rPr>
          <w:rFonts w:ascii="Arial" w:hAnsi="Arial" w:cs="Arial"/>
          <w:sz w:val="22"/>
          <w:szCs w:val="22"/>
        </w:rPr>
        <w:t xml:space="preserve"> Larsen. 2022. “When Does Accommodation Work? Electoral E</w:t>
      </w:r>
      <w:r w:rsidRPr="00F86073">
        <w:rPr>
          <w:rFonts w:ascii="Cambria Math" w:hAnsi="Cambria Math" w:cs="Cambria Math"/>
          <w:sz w:val="22"/>
          <w:szCs w:val="22"/>
        </w:rPr>
        <w:t>ﬀ</w:t>
      </w:r>
      <w:r w:rsidRPr="00F86073">
        <w:rPr>
          <w:rFonts w:ascii="Arial" w:hAnsi="Arial" w:cs="Arial"/>
          <w:sz w:val="22"/>
          <w:szCs w:val="22"/>
        </w:rPr>
        <w:t xml:space="preserve">ects of Mainstream Left Position Taking on Immigration.” </w:t>
      </w:r>
      <w:r w:rsidRPr="00F86073">
        <w:rPr>
          <w:rFonts w:ascii="Arial" w:hAnsi="Arial" w:cs="Arial"/>
          <w:i/>
          <w:iCs/>
          <w:sz w:val="22"/>
          <w:szCs w:val="22"/>
        </w:rPr>
        <w:t>British Journal of Political Science.</w:t>
      </w:r>
    </w:p>
    <w:p w14:paraId="0D4269C6" w14:textId="21952D32" w:rsidR="00F86073" w:rsidRPr="00F86073" w:rsidRDefault="00F86073" w:rsidP="00F86073">
      <w:pPr>
        <w:spacing w:after="0"/>
        <w:rPr>
          <w:rFonts w:ascii="Arial" w:hAnsi="Arial" w:cs="Arial"/>
          <w:sz w:val="22"/>
          <w:szCs w:val="22"/>
        </w:rPr>
      </w:pPr>
      <w:r w:rsidRPr="00F86073">
        <w:rPr>
          <w:rFonts w:ascii="Arial" w:hAnsi="Arial" w:cs="Arial"/>
          <w:sz w:val="22"/>
          <w:szCs w:val="22"/>
        </w:rPr>
        <w:t xml:space="preserve">  </w:t>
      </w:r>
      <w:proofErr w:type="spellStart"/>
      <w:r w:rsidRPr="00F86073">
        <w:rPr>
          <w:rFonts w:ascii="Arial" w:hAnsi="Arial" w:cs="Arial"/>
          <w:sz w:val="22"/>
          <w:szCs w:val="22"/>
        </w:rPr>
        <w:t>Ivarsflaten</w:t>
      </w:r>
      <w:proofErr w:type="spellEnd"/>
      <w:r w:rsidRPr="00F86073">
        <w:rPr>
          <w:rFonts w:ascii="Arial" w:hAnsi="Arial" w:cs="Arial"/>
          <w:sz w:val="22"/>
          <w:szCs w:val="22"/>
        </w:rPr>
        <w:t xml:space="preserve">, E. 2007. “What Unites Right-Wing Populists in Western Europe?: Re-Examining Grievance Mobilization Models in Seven Successful Cases.” </w:t>
      </w:r>
      <w:r w:rsidRPr="00F86073">
        <w:rPr>
          <w:rFonts w:ascii="Arial" w:hAnsi="Arial" w:cs="Arial"/>
          <w:i/>
          <w:iCs/>
          <w:sz w:val="22"/>
          <w:szCs w:val="22"/>
        </w:rPr>
        <w:t>Comparative Political Studies</w:t>
      </w:r>
      <w:r w:rsidRPr="00F86073">
        <w:rPr>
          <w:rFonts w:ascii="Arial" w:hAnsi="Arial" w:cs="Arial"/>
          <w:sz w:val="22"/>
          <w:szCs w:val="22"/>
        </w:rPr>
        <w:t xml:space="preserve"> 41(1): 3–23.</w:t>
      </w:r>
    </w:p>
    <w:p w14:paraId="00C6473D" w14:textId="04C6FF7F" w:rsidR="00F86073" w:rsidRPr="00F86073" w:rsidRDefault="00F86073" w:rsidP="00F86073">
      <w:pPr>
        <w:spacing w:after="0"/>
        <w:rPr>
          <w:rFonts w:ascii="Arial" w:hAnsi="Arial" w:cs="Arial"/>
          <w:sz w:val="22"/>
          <w:szCs w:val="22"/>
        </w:rPr>
      </w:pPr>
      <w:r w:rsidRPr="00F86073">
        <w:rPr>
          <w:rFonts w:ascii="Arial" w:hAnsi="Arial" w:cs="Arial"/>
          <w:sz w:val="22"/>
          <w:szCs w:val="22"/>
        </w:rPr>
        <w:t xml:space="preserve">  </w:t>
      </w:r>
      <w:proofErr w:type="spellStart"/>
      <w:r w:rsidRPr="00F86073">
        <w:rPr>
          <w:rFonts w:ascii="Arial" w:hAnsi="Arial" w:cs="Arial"/>
          <w:sz w:val="22"/>
          <w:szCs w:val="22"/>
        </w:rPr>
        <w:t>Laaker</w:t>
      </w:r>
      <w:proofErr w:type="spellEnd"/>
      <w:r w:rsidRPr="00F86073">
        <w:rPr>
          <w:rFonts w:ascii="Arial" w:hAnsi="Arial" w:cs="Arial"/>
          <w:sz w:val="22"/>
          <w:szCs w:val="22"/>
        </w:rPr>
        <w:t xml:space="preserve">, Dillon. 2024. “Economic Shocks and the Development of Immigration Attitudes.” </w:t>
      </w:r>
      <w:r w:rsidRPr="00F86073">
        <w:rPr>
          <w:rFonts w:ascii="Arial" w:hAnsi="Arial" w:cs="Arial"/>
          <w:i/>
          <w:iCs/>
          <w:sz w:val="22"/>
          <w:szCs w:val="22"/>
        </w:rPr>
        <w:t>British Journal of Political Science</w:t>
      </w:r>
      <w:r w:rsidRPr="00F86073">
        <w:rPr>
          <w:rFonts w:ascii="Arial" w:hAnsi="Arial" w:cs="Arial"/>
          <w:sz w:val="22"/>
          <w:szCs w:val="22"/>
        </w:rPr>
        <w:t xml:space="preserve"> 54(1): 220–40. </w:t>
      </w:r>
    </w:p>
    <w:p w14:paraId="14BD3C59" w14:textId="7A136D37" w:rsidR="00F86073" w:rsidRPr="00F86073" w:rsidRDefault="00F86073" w:rsidP="00F86073">
      <w:pPr>
        <w:spacing w:after="0"/>
        <w:rPr>
          <w:rFonts w:ascii="Arial" w:hAnsi="Arial" w:cs="Arial"/>
          <w:sz w:val="22"/>
          <w:szCs w:val="22"/>
        </w:rPr>
      </w:pPr>
      <w:r w:rsidRPr="00F86073">
        <w:rPr>
          <w:rFonts w:ascii="Arial" w:hAnsi="Arial" w:cs="Arial"/>
          <w:sz w:val="22"/>
          <w:szCs w:val="22"/>
        </w:rPr>
        <w:lastRenderedPageBreak/>
        <w:t xml:space="preserve">  Magni, Gabriele. 2020. “Economic Inequality, Immigrants and Selective Solidarity: From Perceived Lack of Opportunity to in-Group </w:t>
      </w:r>
      <w:proofErr w:type="spellStart"/>
      <w:r w:rsidRPr="00F86073">
        <w:rPr>
          <w:rFonts w:ascii="Arial" w:hAnsi="Arial" w:cs="Arial"/>
          <w:sz w:val="22"/>
          <w:szCs w:val="22"/>
        </w:rPr>
        <w:t>Favoritism</w:t>
      </w:r>
      <w:proofErr w:type="spellEnd"/>
      <w:r w:rsidRPr="00F86073">
        <w:rPr>
          <w:rFonts w:ascii="Arial" w:hAnsi="Arial" w:cs="Arial"/>
          <w:sz w:val="22"/>
          <w:szCs w:val="22"/>
        </w:rPr>
        <w:t>.” British Journal of Political Science 26.</w:t>
      </w:r>
    </w:p>
    <w:p w14:paraId="49EE027C" w14:textId="1D5FB053" w:rsidR="00F86073" w:rsidRPr="00F86073" w:rsidRDefault="00F86073" w:rsidP="00F86073">
      <w:pPr>
        <w:spacing w:after="0"/>
        <w:rPr>
          <w:rFonts w:ascii="Arial" w:hAnsi="Arial" w:cs="Arial"/>
          <w:sz w:val="22"/>
          <w:szCs w:val="22"/>
        </w:rPr>
      </w:pPr>
      <w:r w:rsidRPr="00F86073">
        <w:rPr>
          <w:rFonts w:ascii="Arial" w:hAnsi="Arial" w:cs="Arial"/>
          <w:sz w:val="22"/>
          <w:szCs w:val="22"/>
        </w:rPr>
        <w:t xml:space="preserve">  </w:t>
      </w:r>
      <w:proofErr w:type="spellStart"/>
      <w:r w:rsidRPr="00F86073">
        <w:rPr>
          <w:rFonts w:ascii="Arial" w:hAnsi="Arial" w:cs="Arial"/>
          <w:sz w:val="22"/>
          <w:szCs w:val="22"/>
        </w:rPr>
        <w:t>Meguid</w:t>
      </w:r>
      <w:proofErr w:type="spellEnd"/>
      <w:r w:rsidRPr="00F86073">
        <w:rPr>
          <w:rFonts w:ascii="Arial" w:hAnsi="Arial" w:cs="Arial"/>
          <w:sz w:val="22"/>
          <w:szCs w:val="22"/>
        </w:rPr>
        <w:t xml:space="preserve">, Bonnie M. (2005). Competition between unequals: The role of mainstream party strategy in niche party success. </w:t>
      </w:r>
      <w:r w:rsidRPr="00F86073">
        <w:rPr>
          <w:rFonts w:ascii="Arial" w:hAnsi="Arial" w:cs="Arial"/>
          <w:i/>
          <w:iCs/>
          <w:sz w:val="22"/>
          <w:szCs w:val="22"/>
        </w:rPr>
        <w:t>American Political Science Review</w:t>
      </w:r>
      <w:r w:rsidRPr="00F86073">
        <w:rPr>
          <w:rFonts w:ascii="Arial" w:hAnsi="Arial" w:cs="Arial"/>
          <w:sz w:val="22"/>
          <w:szCs w:val="22"/>
        </w:rPr>
        <w:t>, 99(3): 347-359.</w:t>
      </w:r>
    </w:p>
    <w:p w14:paraId="4E7C933C" w14:textId="77777777" w:rsidR="00F86073" w:rsidRPr="00F86073" w:rsidRDefault="00F86073" w:rsidP="00F86073">
      <w:pPr>
        <w:spacing w:after="0"/>
        <w:rPr>
          <w:rFonts w:ascii="Arial" w:hAnsi="Arial" w:cs="Arial"/>
          <w:sz w:val="22"/>
          <w:szCs w:val="22"/>
        </w:rPr>
      </w:pPr>
      <w:r w:rsidRPr="00F86073">
        <w:rPr>
          <w:rFonts w:ascii="Arial" w:hAnsi="Arial" w:cs="Arial"/>
          <w:sz w:val="22"/>
          <w:szCs w:val="22"/>
        </w:rPr>
        <w:t xml:space="preserve">  Norris, Pippa, and Ronald Inglehart. 2019. Cultural Backlash: Trump, Brexit, and Authoritarian Populism. Cambridge University Press.</w:t>
      </w:r>
    </w:p>
    <w:p w14:paraId="609851DA" w14:textId="73F614A9" w:rsidR="00F86073" w:rsidRPr="00F86073" w:rsidRDefault="00F86073" w:rsidP="00F86073">
      <w:pPr>
        <w:spacing w:after="0"/>
        <w:rPr>
          <w:rFonts w:ascii="Arial" w:hAnsi="Arial" w:cs="Arial"/>
          <w:sz w:val="22"/>
          <w:szCs w:val="22"/>
        </w:rPr>
      </w:pPr>
      <w:r w:rsidRPr="00F86073">
        <w:rPr>
          <w:rFonts w:ascii="Arial" w:hAnsi="Arial" w:cs="Arial"/>
          <w:sz w:val="22"/>
          <w:szCs w:val="22"/>
        </w:rPr>
        <w:t xml:space="preserve">  Schäfer, Armin. 2022 “Cultural Backlash? How (Not) to Explain the Rise of Authoritarian Populism.” </w:t>
      </w:r>
      <w:r w:rsidRPr="00F86073">
        <w:rPr>
          <w:rFonts w:ascii="Arial" w:hAnsi="Arial" w:cs="Arial"/>
          <w:i/>
          <w:iCs/>
          <w:sz w:val="22"/>
          <w:szCs w:val="22"/>
        </w:rPr>
        <w:t>British Journal of Political Science.</w:t>
      </w:r>
    </w:p>
    <w:p w14:paraId="4E89001F" w14:textId="77777777" w:rsidR="00F86073" w:rsidRPr="00F86073" w:rsidRDefault="00F86073" w:rsidP="00F86073">
      <w:pPr>
        <w:spacing w:after="0"/>
        <w:rPr>
          <w:rFonts w:ascii="Arial" w:hAnsi="Arial" w:cs="Arial"/>
          <w:sz w:val="22"/>
          <w:szCs w:val="22"/>
        </w:rPr>
      </w:pPr>
    </w:p>
    <w:p w14:paraId="24A1A32F" w14:textId="5E925CD2" w:rsidR="0041335B" w:rsidRPr="00F86073" w:rsidRDefault="0041335B" w:rsidP="00F86073">
      <w:pPr>
        <w:spacing w:after="0"/>
        <w:rPr>
          <w:rFonts w:ascii="Arial" w:hAnsi="Arial" w:cs="Arial"/>
          <w:sz w:val="22"/>
          <w:szCs w:val="22"/>
        </w:rPr>
      </w:pPr>
      <w:ins w:id="16" w:author="Faye Chang" w:date="2024-11-27T14:42:00Z" w16du:dateUtc="2024-11-27T14:42:00Z">
        <w:r>
          <w:rPr>
            <w:rFonts w:ascii="Arial" w:hAnsi="Arial" w:cs="Arial"/>
            <w:sz w:val="22"/>
            <w:szCs w:val="22"/>
          </w:rPr>
          <w:t>To explain varying success, would also have to address common causes – what are the shared bases for far-right support, and how do these vary?</w:t>
        </w:r>
      </w:ins>
    </w:p>
    <w:p w14:paraId="687057DF" w14:textId="77777777" w:rsidR="00F86073" w:rsidRPr="00F86073" w:rsidRDefault="00F86073" w:rsidP="00F86073">
      <w:pPr>
        <w:spacing w:after="0"/>
        <w:rPr>
          <w:rFonts w:ascii="Arial" w:hAnsi="Arial" w:cs="Arial"/>
        </w:rPr>
      </w:pPr>
    </w:p>
    <w:p w14:paraId="7733C8C8" w14:textId="77777777" w:rsidR="00F86073" w:rsidRPr="00F86073" w:rsidRDefault="00F86073" w:rsidP="000F22CF">
      <w:pPr>
        <w:spacing w:after="0"/>
        <w:rPr>
          <w:rFonts w:ascii="Arial" w:hAnsi="Arial" w:cs="Arial"/>
        </w:rPr>
      </w:pPr>
    </w:p>
    <w:sectPr w:rsidR="00F86073" w:rsidRPr="00F86073" w:rsidSect="002C0AF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Faye Chang">
    <w15:presenceInfo w15:providerId="Windows Live" w15:userId="d1fb1e0b93f44b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19"/>
    <w:rsid w:val="00061F4D"/>
    <w:rsid w:val="00086D22"/>
    <w:rsid w:val="000F0B55"/>
    <w:rsid w:val="000F22CF"/>
    <w:rsid w:val="0019735E"/>
    <w:rsid w:val="001A30AD"/>
    <w:rsid w:val="001E2530"/>
    <w:rsid w:val="001E3099"/>
    <w:rsid w:val="002223F1"/>
    <w:rsid w:val="00286CFE"/>
    <w:rsid w:val="002C0AF1"/>
    <w:rsid w:val="003846EB"/>
    <w:rsid w:val="003E6D62"/>
    <w:rsid w:val="0041335B"/>
    <w:rsid w:val="004346F7"/>
    <w:rsid w:val="00594392"/>
    <w:rsid w:val="005E1D43"/>
    <w:rsid w:val="00660735"/>
    <w:rsid w:val="00664218"/>
    <w:rsid w:val="006D26F8"/>
    <w:rsid w:val="008E3938"/>
    <w:rsid w:val="008F322A"/>
    <w:rsid w:val="0093542E"/>
    <w:rsid w:val="00953076"/>
    <w:rsid w:val="00993111"/>
    <w:rsid w:val="009E18A0"/>
    <w:rsid w:val="00A06358"/>
    <w:rsid w:val="00B11819"/>
    <w:rsid w:val="00B444A2"/>
    <w:rsid w:val="00B5474D"/>
    <w:rsid w:val="00B7254C"/>
    <w:rsid w:val="00D20BC0"/>
    <w:rsid w:val="00D53E99"/>
    <w:rsid w:val="00D56824"/>
    <w:rsid w:val="00EB6C80"/>
    <w:rsid w:val="00F677D2"/>
    <w:rsid w:val="00F8607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39C1903"/>
  <w15:chartTrackingRefBased/>
  <w15:docId w15:val="{0B5DEDC5-824F-1945-AFE6-9EA37605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8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8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8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8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8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8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8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8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8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8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819"/>
    <w:rPr>
      <w:rFonts w:eastAsiaTheme="majorEastAsia" w:cstheme="majorBidi"/>
      <w:color w:val="272727" w:themeColor="text1" w:themeTint="D8"/>
    </w:rPr>
  </w:style>
  <w:style w:type="paragraph" w:styleId="Title">
    <w:name w:val="Title"/>
    <w:basedOn w:val="Normal"/>
    <w:next w:val="Normal"/>
    <w:link w:val="TitleChar"/>
    <w:uiPriority w:val="10"/>
    <w:qFormat/>
    <w:rsid w:val="00B11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819"/>
    <w:pPr>
      <w:spacing w:before="160"/>
      <w:jc w:val="center"/>
    </w:pPr>
    <w:rPr>
      <w:i/>
      <w:iCs/>
      <w:color w:val="404040" w:themeColor="text1" w:themeTint="BF"/>
    </w:rPr>
  </w:style>
  <w:style w:type="character" w:customStyle="1" w:styleId="QuoteChar">
    <w:name w:val="Quote Char"/>
    <w:basedOn w:val="DefaultParagraphFont"/>
    <w:link w:val="Quote"/>
    <w:uiPriority w:val="29"/>
    <w:rsid w:val="00B11819"/>
    <w:rPr>
      <w:i/>
      <w:iCs/>
      <w:color w:val="404040" w:themeColor="text1" w:themeTint="BF"/>
    </w:rPr>
  </w:style>
  <w:style w:type="paragraph" w:styleId="ListParagraph">
    <w:name w:val="List Paragraph"/>
    <w:basedOn w:val="Normal"/>
    <w:uiPriority w:val="34"/>
    <w:qFormat/>
    <w:rsid w:val="00B11819"/>
    <w:pPr>
      <w:ind w:left="720"/>
      <w:contextualSpacing/>
    </w:pPr>
  </w:style>
  <w:style w:type="character" w:styleId="IntenseEmphasis">
    <w:name w:val="Intense Emphasis"/>
    <w:basedOn w:val="DefaultParagraphFont"/>
    <w:uiPriority w:val="21"/>
    <w:qFormat/>
    <w:rsid w:val="00B11819"/>
    <w:rPr>
      <w:i/>
      <w:iCs/>
      <w:color w:val="0F4761" w:themeColor="accent1" w:themeShade="BF"/>
    </w:rPr>
  </w:style>
  <w:style w:type="paragraph" w:styleId="IntenseQuote">
    <w:name w:val="Intense Quote"/>
    <w:basedOn w:val="Normal"/>
    <w:next w:val="Normal"/>
    <w:link w:val="IntenseQuoteChar"/>
    <w:uiPriority w:val="30"/>
    <w:qFormat/>
    <w:rsid w:val="00B118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819"/>
    <w:rPr>
      <w:i/>
      <w:iCs/>
      <w:color w:val="0F4761" w:themeColor="accent1" w:themeShade="BF"/>
    </w:rPr>
  </w:style>
  <w:style w:type="character" w:styleId="IntenseReference">
    <w:name w:val="Intense Reference"/>
    <w:basedOn w:val="DefaultParagraphFont"/>
    <w:uiPriority w:val="32"/>
    <w:qFormat/>
    <w:rsid w:val="00B11819"/>
    <w:rPr>
      <w:b/>
      <w:bCs/>
      <w:smallCaps/>
      <w:color w:val="0F4761" w:themeColor="accent1" w:themeShade="BF"/>
      <w:spacing w:val="5"/>
    </w:rPr>
  </w:style>
  <w:style w:type="paragraph" w:styleId="Revision">
    <w:name w:val="Revision"/>
    <w:hidden/>
    <w:uiPriority w:val="99"/>
    <w:semiHidden/>
    <w:rsid w:val="004346F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04291">
      <w:bodyDiv w:val="1"/>
      <w:marLeft w:val="0"/>
      <w:marRight w:val="0"/>
      <w:marTop w:val="0"/>
      <w:marBottom w:val="0"/>
      <w:divBdr>
        <w:top w:val="none" w:sz="0" w:space="0" w:color="auto"/>
        <w:left w:val="none" w:sz="0" w:space="0" w:color="auto"/>
        <w:bottom w:val="none" w:sz="0" w:space="0" w:color="auto"/>
        <w:right w:val="none" w:sz="0" w:space="0" w:color="auto"/>
      </w:divBdr>
    </w:div>
    <w:div w:id="94131312">
      <w:bodyDiv w:val="1"/>
      <w:marLeft w:val="0"/>
      <w:marRight w:val="0"/>
      <w:marTop w:val="0"/>
      <w:marBottom w:val="0"/>
      <w:divBdr>
        <w:top w:val="none" w:sz="0" w:space="0" w:color="auto"/>
        <w:left w:val="none" w:sz="0" w:space="0" w:color="auto"/>
        <w:bottom w:val="none" w:sz="0" w:space="0" w:color="auto"/>
        <w:right w:val="none" w:sz="0" w:space="0" w:color="auto"/>
      </w:divBdr>
    </w:div>
    <w:div w:id="94136525">
      <w:bodyDiv w:val="1"/>
      <w:marLeft w:val="0"/>
      <w:marRight w:val="0"/>
      <w:marTop w:val="0"/>
      <w:marBottom w:val="0"/>
      <w:divBdr>
        <w:top w:val="none" w:sz="0" w:space="0" w:color="auto"/>
        <w:left w:val="none" w:sz="0" w:space="0" w:color="auto"/>
        <w:bottom w:val="none" w:sz="0" w:space="0" w:color="auto"/>
        <w:right w:val="none" w:sz="0" w:space="0" w:color="auto"/>
      </w:divBdr>
    </w:div>
    <w:div w:id="100532397">
      <w:bodyDiv w:val="1"/>
      <w:marLeft w:val="0"/>
      <w:marRight w:val="0"/>
      <w:marTop w:val="0"/>
      <w:marBottom w:val="0"/>
      <w:divBdr>
        <w:top w:val="none" w:sz="0" w:space="0" w:color="auto"/>
        <w:left w:val="none" w:sz="0" w:space="0" w:color="auto"/>
        <w:bottom w:val="none" w:sz="0" w:space="0" w:color="auto"/>
        <w:right w:val="none" w:sz="0" w:space="0" w:color="auto"/>
      </w:divBdr>
    </w:div>
    <w:div w:id="146215970">
      <w:bodyDiv w:val="1"/>
      <w:marLeft w:val="0"/>
      <w:marRight w:val="0"/>
      <w:marTop w:val="0"/>
      <w:marBottom w:val="0"/>
      <w:divBdr>
        <w:top w:val="none" w:sz="0" w:space="0" w:color="auto"/>
        <w:left w:val="none" w:sz="0" w:space="0" w:color="auto"/>
        <w:bottom w:val="none" w:sz="0" w:space="0" w:color="auto"/>
        <w:right w:val="none" w:sz="0" w:space="0" w:color="auto"/>
      </w:divBdr>
    </w:div>
    <w:div w:id="167136295">
      <w:bodyDiv w:val="1"/>
      <w:marLeft w:val="0"/>
      <w:marRight w:val="0"/>
      <w:marTop w:val="0"/>
      <w:marBottom w:val="0"/>
      <w:divBdr>
        <w:top w:val="none" w:sz="0" w:space="0" w:color="auto"/>
        <w:left w:val="none" w:sz="0" w:space="0" w:color="auto"/>
        <w:bottom w:val="none" w:sz="0" w:space="0" w:color="auto"/>
        <w:right w:val="none" w:sz="0" w:space="0" w:color="auto"/>
      </w:divBdr>
    </w:div>
    <w:div w:id="169369075">
      <w:bodyDiv w:val="1"/>
      <w:marLeft w:val="0"/>
      <w:marRight w:val="0"/>
      <w:marTop w:val="0"/>
      <w:marBottom w:val="0"/>
      <w:divBdr>
        <w:top w:val="none" w:sz="0" w:space="0" w:color="auto"/>
        <w:left w:val="none" w:sz="0" w:space="0" w:color="auto"/>
        <w:bottom w:val="none" w:sz="0" w:space="0" w:color="auto"/>
        <w:right w:val="none" w:sz="0" w:space="0" w:color="auto"/>
      </w:divBdr>
    </w:div>
    <w:div w:id="431321290">
      <w:bodyDiv w:val="1"/>
      <w:marLeft w:val="0"/>
      <w:marRight w:val="0"/>
      <w:marTop w:val="0"/>
      <w:marBottom w:val="0"/>
      <w:divBdr>
        <w:top w:val="none" w:sz="0" w:space="0" w:color="auto"/>
        <w:left w:val="none" w:sz="0" w:space="0" w:color="auto"/>
        <w:bottom w:val="none" w:sz="0" w:space="0" w:color="auto"/>
        <w:right w:val="none" w:sz="0" w:space="0" w:color="auto"/>
      </w:divBdr>
    </w:div>
    <w:div w:id="436218199">
      <w:bodyDiv w:val="1"/>
      <w:marLeft w:val="0"/>
      <w:marRight w:val="0"/>
      <w:marTop w:val="0"/>
      <w:marBottom w:val="0"/>
      <w:divBdr>
        <w:top w:val="none" w:sz="0" w:space="0" w:color="auto"/>
        <w:left w:val="none" w:sz="0" w:space="0" w:color="auto"/>
        <w:bottom w:val="none" w:sz="0" w:space="0" w:color="auto"/>
        <w:right w:val="none" w:sz="0" w:space="0" w:color="auto"/>
      </w:divBdr>
    </w:div>
    <w:div w:id="583270714">
      <w:bodyDiv w:val="1"/>
      <w:marLeft w:val="0"/>
      <w:marRight w:val="0"/>
      <w:marTop w:val="0"/>
      <w:marBottom w:val="0"/>
      <w:divBdr>
        <w:top w:val="none" w:sz="0" w:space="0" w:color="auto"/>
        <w:left w:val="none" w:sz="0" w:space="0" w:color="auto"/>
        <w:bottom w:val="none" w:sz="0" w:space="0" w:color="auto"/>
        <w:right w:val="none" w:sz="0" w:space="0" w:color="auto"/>
      </w:divBdr>
    </w:div>
    <w:div w:id="644437678">
      <w:bodyDiv w:val="1"/>
      <w:marLeft w:val="0"/>
      <w:marRight w:val="0"/>
      <w:marTop w:val="0"/>
      <w:marBottom w:val="0"/>
      <w:divBdr>
        <w:top w:val="none" w:sz="0" w:space="0" w:color="auto"/>
        <w:left w:val="none" w:sz="0" w:space="0" w:color="auto"/>
        <w:bottom w:val="none" w:sz="0" w:space="0" w:color="auto"/>
        <w:right w:val="none" w:sz="0" w:space="0" w:color="auto"/>
      </w:divBdr>
    </w:div>
    <w:div w:id="696272675">
      <w:bodyDiv w:val="1"/>
      <w:marLeft w:val="0"/>
      <w:marRight w:val="0"/>
      <w:marTop w:val="0"/>
      <w:marBottom w:val="0"/>
      <w:divBdr>
        <w:top w:val="none" w:sz="0" w:space="0" w:color="auto"/>
        <w:left w:val="none" w:sz="0" w:space="0" w:color="auto"/>
        <w:bottom w:val="none" w:sz="0" w:space="0" w:color="auto"/>
        <w:right w:val="none" w:sz="0" w:space="0" w:color="auto"/>
      </w:divBdr>
    </w:div>
    <w:div w:id="727611952">
      <w:bodyDiv w:val="1"/>
      <w:marLeft w:val="0"/>
      <w:marRight w:val="0"/>
      <w:marTop w:val="0"/>
      <w:marBottom w:val="0"/>
      <w:divBdr>
        <w:top w:val="none" w:sz="0" w:space="0" w:color="auto"/>
        <w:left w:val="none" w:sz="0" w:space="0" w:color="auto"/>
        <w:bottom w:val="none" w:sz="0" w:space="0" w:color="auto"/>
        <w:right w:val="none" w:sz="0" w:space="0" w:color="auto"/>
      </w:divBdr>
    </w:div>
    <w:div w:id="1129858421">
      <w:bodyDiv w:val="1"/>
      <w:marLeft w:val="0"/>
      <w:marRight w:val="0"/>
      <w:marTop w:val="0"/>
      <w:marBottom w:val="0"/>
      <w:divBdr>
        <w:top w:val="none" w:sz="0" w:space="0" w:color="auto"/>
        <w:left w:val="none" w:sz="0" w:space="0" w:color="auto"/>
        <w:bottom w:val="none" w:sz="0" w:space="0" w:color="auto"/>
        <w:right w:val="none" w:sz="0" w:space="0" w:color="auto"/>
      </w:divBdr>
    </w:div>
    <w:div w:id="1228490239">
      <w:bodyDiv w:val="1"/>
      <w:marLeft w:val="0"/>
      <w:marRight w:val="0"/>
      <w:marTop w:val="0"/>
      <w:marBottom w:val="0"/>
      <w:divBdr>
        <w:top w:val="none" w:sz="0" w:space="0" w:color="auto"/>
        <w:left w:val="none" w:sz="0" w:space="0" w:color="auto"/>
        <w:bottom w:val="none" w:sz="0" w:space="0" w:color="auto"/>
        <w:right w:val="none" w:sz="0" w:space="0" w:color="auto"/>
      </w:divBdr>
    </w:div>
    <w:div w:id="1254970191">
      <w:bodyDiv w:val="1"/>
      <w:marLeft w:val="0"/>
      <w:marRight w:val="0"/>
      <w:marTop w:val="0"/>
      <w:marBottom w:val="0"/>
      <w:divBdr>
        <w:top w:val="none" w:sz="0" w:space="0" w:color="auto"/>
        <w:left w:val="none" w:sz="0" w:space="0" w:color="auto"/>
        <w:bottom w:val="none" w:sz="0" w:space="0" w:color="auto"/>
        <w:right w:val="none" w:sz="0" w:space="0" w:color="auto"/>
      </w:divBdr>
    </w:div>
    <w:div w:id="1298605701">
      <w:bodyDiv w:val="1"/>
      <w:marLeft w:val="0"/>
      <w:marRight w:val="0"/>
      <w:marTop w:val="0"/>
      <w:marBottom w:val="0"/>
      <w:divBdr>
        <w:top w:val="none" w:sz="0" w:space="0" w:color="auto"/>
        <w:left w:val="none" w:sz="0" w:space="0" w:color="auto"/>
        <w:bottom w:val="none" w:sz="0" w:space="0" w:color="auto"/>
        <w:right w:val="none" w:sz="0" w:space="0" w:color="auto"/>
      </w:divBdr>
    </w:div>
    <w:div w:id="1380781457">
      <w:bodyDiv w:val="1"/>
      <w:marLeft w:val="0"/>
      <w:marRight w:val="0"/>
      <w:marTop w:val="0"/>
      <w:marBottom w:val="0"/>
      <w:divBdr>
        <w:top w:val="none" w:sz="0" w:space="0" w:color="auto"/>
        <w:left w:val="none" w:sz="0" w:space="0" w:color="auto"/>
        <w:bottom w:val="none" w:sz="0" w:space="0" w:color="auto"/>
        <w:right w:val="none" w:sz="0" w:space="0" w:color="auto"/>
      </w:divBdr>
    </w:div>
    <w:div w:id="1515918843">
      <w:bodyDiv w:val="1"/>
      <w:marLeft w:val="0"/>
      <w:marRight w:val="0"/>
      <w:marTop w:val="0"/>
      <w:marBottom w:val="0"/>
      <w:divBdr>
        <w:top w:val="none" w:sz="0" w:space="0" w:color="auto"/>
        <w:left w:val="none" w:sz="0" w:space="0" w:color="auto"/>
        <w:bottom w:val="none" w:sz="0" w:space="0" w:color="auto"/>
        <w:right w:val="none" w:sz="0" w:space="0" w:color="auto"/>
      </w:divBdr>
    </w:div>
    <w:div w:id="1520436082">
      <w:bodyDiv w:val="1"/>
      <w:marLeft w:val="0"/>
      <w:marRight w:val="0"/>
      <w:marTop w:val="0"/>
      <w:marBottom w:val="0"/>
      <w:divBdr>
        <w:top w:val="none" w:sz="0" w:space="0" w:color="auto"/>
        <w:left w:val="none" w:sz="0" w:space="0" w:color="auto"/>
        <w:bottom w:val="none" w:sz="0" w:space="0" w:color="auto"/>
        <w:right w:val="none" w:sz="0" w:space="0" w:color="auto"/>
      </w:divBdr>
    </w:div>
    <w:div w:id="1569488679">
      <w:bodyDiv w:val="1"/>
      <w:marLeft w:val="0"/>
      <w:marRight w:val="0"/>
      <w:marTop w:val="0"/>
      <w:marBottom w:val="0"/>
      <w:divBdr>
        <w:top w:val="none" w:sz="0" w:space="0" w:color="auto"/>
        <w:left w:val="none" w:sz="0" w:space="0" w:color="auto"/>
        <w:bottom w:val="none" w:sz="0" w:space="0" w:color="auto"/>
        <w:right w:val="none" w:sz="0" w:space="0" w:color="auto"/>
      </w:divBdr>
    </w:div>
    <w:div w:id="1654138298">
      <w:bodyDiv w:val="1"/>
      <w:marLeft w:val="0"/>
      <w:marRight w:val="0"/>
      <w:marTop w:val="0"/>
      <w:marBottom w:val="0"/>
      <w:divBdr>
        <w:top w:val="none" w:sz="0" w:space="0" w:color="auto"/>
        <w:left w:val="none" w:sz="0" w:space="0" w:color="auto"/>
        <w:bottom w:val="none" w:sz="0" w:space="0" w:color="auto"/>
        <w:right w:val="none" w:sz="0" w:space="0" w:color="auto"/>
      </w:divBdr>
    </w:div>
    <w:div w:id="1798183533">
      <w:bodyDiv w:val="1"/>
      <w:marLeft w:val="0"/>
      <w:marRight w:val="0"/>
      <w:marTop w:val="0"/>
      <w:marBottom w:val="0"/>
      <w:divBdr>
        <w:top w:val="none" w:sz="0" w:space="0" w:color="auto"/>
        <w:left w:val="none" w:sz="0" w:space="0" w:color="auto"/>
        <w:bottom w:val="none" w:sz="0" w:space="0" w:color="auto"/>
        <w:right w:val="none" w:sz="0" w:space="0" w:color="auto"/>
      </w:divBdr>
    </w:div>
    <w:div w:id="1852795553">
      <w:bodyDiv w:val="1"/>
      <w:marLeft w:val="0"/>
      <w:marRight w:val="0"/>
      <w:marTop w:val="0"/>
      <w:marBottom w:val="0"/>
      <w:divBdr>
        <w:top w:val="none" w:sz="0" w:space="0" w:color="auto"/>
        <w:left w:val="none" w:sz="0" w:space="0" w:color="auto"/>
        <w:bottom w:val="none" w:sz="0" w:space="0" w:color="auto"/>
        <w:right w:val="none" w:sz="0" w:space="0" w:color="auto"/>
      </w:divBdr>
    </w:div>
    <w:div w:id="1954708298">
      <w:bodyDiv w:val="1"/>
      <w:marLeft w:val="0"/>
      <w:marRight w:val="0"/>
      <w:marTop w:val="0"/>
      <w:marBottom w:val="0"/>
      <w:divBdr>
        <w:top w:val="none" w:sz="0" w:space="0" w:color="auto"/>
        <w:left w:val="none" w:sz="0" w:space="0" w:color="auto"/>
        <w:bottom w:val="none" w:sz="0" w:space="0" w:color="auto"/>
        <w:right w:val="none" w:sz="0" w:space="0" w:color="auto"/>
      </w:divBdr>
    </w:div>
    <w:div w:id="196222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5</Pages>
  <Words>2080</Words>
  <Characters>11862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Faye Chang</dc:creator>
  <cp:keywords/>
  <dc:description/>
  <cp:lastModifiedBy>Faye Chang</cp:lastModifiedBy>
  <cp:revision>11</cp:revision>
  <dcterms:created xsi:type="dcterms:W3CDTF">2024-11-21T11:53:00Z</dcterms:created>
  <dcterms:modified xsi:type="dcterms:W3CDTF">2024-11-27T14:58:00Z</dcterms:modified>
</cp:coreProperties>
</file>