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69C8C" w14:textId="516A69B9" w:rsidR="000F0B55" w:rsidRPr="00184551" w:rsidRDefault="0041686F" w:rsidP="0041686F">
      <w:pPr>
        <w:spacing w:after="0"/>
        <w:rPr>
          <w:rFonts w:ascii="Arial" w:hAnsi="Arial" w:cs="Arial"/>
          <w:b/>
          <w:bCs/>
        </w:rPr>
      </w:pPr>
      <w:r w:rsidRPr="0041686F">
        <w:rPr>
          <w:rFonts w:ascii="Arial" w:hAnsi="Arial" w:cs="Arial"/>
          <w:b/>
          <w:bCs/>
        </w:rPr>
        <w:t>Why has the pattern of class voting in Western countries changed in recent decades?</w:t>
      </w:r>
    </w:p>
    <w:p w14:paraId="7EA91A36" w14:textId="77777777" w:rsidR="0041686F" w:rsidRDefault="0041686F" w:rsidP="0041686F">
      <w:pPr>
        <w:spacing w:after="0"/>
        <w:rPr>
          <w:rFonts w:ascii="Arial" w:hAnsi="Arial" w:cs="Arial"/>
        </w:rPr>
      </w:pPr>
    </w:p>
    <w:p w14:paraId="648632D5" w14:textId="7D998875" w:rsidR="00D65B10" w:rsidRDefault="00D65B10" w:rsidP="0041686F">
      <w:pPr>
        <w:spacing w:after="0"/>
        <w:rPr>
          <w:rFonts w:ascii="Arial" w:hAnsi="Arial" w:cs="Arial"/>
        </w:rPr>
      </w:pPr>
      <w:r>
        <w:rPr>
          <w:rFonts w:ascii="Arial" w:hAnsi="Arial" w:cs="Arial"/>
        </w:rPr>
        <w:t xml:space="preserve">Recent decades have seen the decline of objective class as a clear indicator of voting preferences throughout Western Europe – I argue that this is due to top-down changes in the party system, which reshapes the value orientations of constituents and changes the demographic of voters who turnout at polling booths. I draw on the importance of subjective class identification to this, demonstrating that people’s current class identification, regardless of their objective class as determined by occupation, is a key determinant in their policy preferences and political behaviour. </w:t>
      </w:r>
      <w:r w:rsidR="001A6BB9">
        <w:rPr>
          <w:rFonts w:ascii="Arial" w:hAnsi="Arial" w:cs="Arial"/>
        </w:rPr>
        <w:t xml:space="preserve">I will first demonstrate why subjective class is different to objective class, adopting Britain as a case study, before explaining how the links of subjective class with value orientations and turnout are shaped by top-down political decisions. </w:t>
      </w:r>
    </w:p>
    <w:p w14:paraId="6BAE0992" w14:textId="3053A82A" w:rsidR="001A6BB9" w:rsidRDefault="00D74506" w:rsidP="0041686F">
      <w:pPr>
        <w:spacing w:after="0"/>
        <w:rPr>
          <w:rFonts w:ascii="Arial" w:hAnsi="Arial" w:cs="Arial"/>
        </w:rPr>
      </w:pPr>
      <w:ins w:id="0" w:author="Faye Chang" w:date="2024-10-18T17:48:00Z" w16du:dateUtc="2024-10-18T16:48:00Z">
        <w:r>
          <w:rPr>
            <w:rFonts w:ascii="Arial" w:hAnsi="Arial" w:cs="Arial"/>
          </w:rPr>
          <w:t>Good explicitness about argument, the idea of ‘change’ is not that heavily addressed</w:t>
        </w:r>
      </w:ins>
    </w:p>
    <w:p w14:paraId="5E504CB7" w14:textId="485EC112" w:rsidR="00412999" w:rsidRDefault="00412999" w:rsidP="0041686F">
      <w:pPr>
        <w:spacing w:after="0"/>
        <w:rPr>
          <w:rFonts w:ascii="Arial" w:hAnsi="Arial" w:cs="Arial"/>
        </w:rPr>
      </w:pPr>
      <w:r>
        <w:rPr>
          <w:rFonts w:ascii="Arial" w:hAnsi="Arial" w:cs="Arial"/>
        </w:rPr>
        <w:t>Objective class voting is clearly declining</w:t>
      </w:r>
      <w:r w:rsidR="001A6BB9">
        <w:rPr>
          <w:rFonts w:ascii="Arial" w:hAnsi="Arial" w:cs="Arial"/>
        </w:rPr>
        <w:t xml:space="preserve">. Using </w:t>
      </w:r>
      <w:commentRangeStart w:id="1"/>
      <w:r w:rsidR="001A6BB9">
        <w:rPr>
          <w:rFonts w:ascii="Arial" w:hAnsi="Arial" w:cs="Arial"/>
        </w:rPr>
        <w:t xml:space="preserve">two-step hierarchical analyses </w:t>
      </w:r>
      <w:commentRangeEnd w:id="1"/>
      <w:r w:rsidR="00D74506">
        <w:rPr>
          <w:rStyle w:val="CommentReference"/>
        </w:rPr>
        <w:commentReference w:id="1"/>
      </w:r>
      <w:r w:rsidR="001A6BB9">
        <w:rPr>
          <w:rFonts w:ascii="Arial" w:hAnsi="Arial" w:cs="Arial"/>
        </w:rPr>
        <w:t xml:space="preserve">for pooled data across 15 Western European democracies, Jansen et al. (2012) find </w:t>
      </w:r>
      <w:r>
        <w:rPr>
          <w:rFonts w:ascii="Arial" w:hAnsi="Arial" w:cs="Arial"/>
        </w:rPr>
        <w:t>that this is the case</w:t>
      </w:r>
      <w:r w:rsidR="001A6BB9">
        <w:rPr>
          <w:rFonts w:ascii="Arial" w:hAnsi="Arial" w:cs="Arial"/>
        </w:rPr>
        <w:t xml:space="preserve"> in class voting in all countries from 1960-2005. </w:t>
      </w:r>
      <w:r w:rsidR="00F32E70">
        <w:rPr>
          <w:rFonts w:ascii="Arial" w:hAnsi="Arial" w:cs="Arial"/>
        </w:rPr>
        <w:t>Controlling for the impact of variables such as age, gender, and education on voters’ likelihood of voting for left- or right-wing parties, their binary logistic regression analysis found that differences between service class and working class voting patterns, as well as self-employed and working class ones, were decreasing. Individuals’ class was coded through the ISCO-88 classification scheme, which uses respondents’ occupation as a measure of their class</w:t>
      </w:r>
      <w:ins w:id="2" w:author="Faye Chang" w:date="2024-10-18T17:50:00Z" w16du:dateUtc="2024-10-18T16:50:00Z">
        <w:r w:rsidR="00D74506">
          <w:rPr>
            <w:rFonts w:ascii="Arial" w:hAnsi="Arial" w:cs="Arial"/>
          </w:rPr>
          <w:t xml:space="preserve">; might want to </w:t>
        </w:r>
      </w:ins>
      <w:ins w:id="3" w:author="Faye Chang" w:date="2024-10-18T17:51:00Z" w16du:dateUtc="2024-10-18T16:51:00Z">
        <w:r w:rsidR="00D74506">
          <w:rPr>
            <w:rFonts w:ascii="Arial" w:hAnsi="Arial" w:cs="Arial"/>
          </w:rPr>
          <w:t>suggest what the classes are, or at least the number. When talking about classification schema, most important thing is talking about whether the papers use the full schema or collapse it</w:t>
        </w:r>
      </w:ins>
      <w:r w:rsidR="00F32E70">
        <w:rPr>
          <w:rFonts w:ascii="Arial" w:hAnsi="Arial" w:cs="Arial"/>
        </w:rPr>
        <w:t xml:space="preserve">. </w:t>
      </w:r>
      <w:ins w:id="4" w:author="Faye Chang" w:date="2024-10-18T17:49:00Z" w16du:dateUtc="2024-10-18T16:49:00Z">
        <w:r w:rsidR="00D74506">
          <w:rPr>
            <w:rFonts w:ascii="Arial" w:hAnsi="Arial" w:cs="Arial"/>
          </w:rPr>
          <w:t>Descriptive statistics – good for showing how things change</w:t>
        </w:r>
      </w:ins>
      <w:ins w:id="5" w:author="Faye Chang" w:date="2024-10-18T17:51:00Z" w16du:dateUtc="2024-10-18T16:51:00Z">
        <w:r w:rsidR="00D74506">
          <w:rPr>
            <w:rFonts w:ascii="Arial" w:hAnsi="Arial" w:cs="Arial"/>
          </w:rPr>
          <w:t xml:space="preserve">. More descriptive evidence </w:t>
        </w:r>
      </w:ins>
      <w:ins w:id="6" w:author="Faye Chang" w:date="2024-10-18T17:52:00Z" w16du:dateUtc="2024-10-18T16:52:00Z">
        <w:r w:rsidR="00D74506">
          <w:rPr>
            <w:rFonts w:ascii="Arial" w:hAnsi="Arial" w:cs="Arial"/>
          </w:rPr>
          <w:t>using hard numbers for comparison: e.g. in 1960s, x% voted for social democrats, this changed to y%.</w:t>
        </w:r>
      </w:ins>
    </w:p>
    <w:p w14:paraId="7D8DE6B7" w14:textId="77777777" w:rsidR="00412999" w:rsidRDefault="00412999" w:rsidP="0041686F">
      <w:pPr>
        <w:spacing w:after="0"/>
        <w:rPr>
          <w:rFonts w:ascii="Arial" w:hAnsi="Arial" w:cs="Arial"/>
        </w:rPr>
      </w:pPr>
    </w:p>
    <w:p w14:paraId="202745BC" w14:textId="53340505" w:rsidR="00F32E70" w:rsidRDefault="00F32E70" w:rsidP="0041686F">
      <w:pPr>
        <w:spacing w:after="0"/>
        <w:rPr>
          <w:rFonts w:ascii="Arial" w:hAnsi="Arial" w:cs="Arial"/>
        </w:rPr>
      </w:pPr>
      <w:r>
        <w:rPr>
          <w:rFonts w:ascii="Arial" w:hAnsi="Arial" w:cs="Arial"/>
        </w:rPr>
        <w:t xml:space="preserve">However, when considering the concept of ‘class voting’, current occupation is insufficient to measure how people’s relationship to class impacts their voting behaviour: class of origin, sense of belonging to class, and socialisation into class values, are all necessary aspects to consider. </w:t>
      </w:r>
      <w:r w:rsidR="00412999">
        <w:rPr>
          <w:rFonts w:ascii="Arial" w:hAnsi="Arial" w:cs="Arial"/>
        </w:rPr>
        <w:t>The proportion of those self-identifying as working-class in Britain, for example, has remained fairly consistent over time</w:t>
      </w:r>
      <w:r w:rsidR="009C5D7C">
        <w:rPr>
          <w:rFonts w:ascii="Arial" w:hAnsi="Arial" w:cs="Arial"/>
        </w:rPr>
        <w:t xml:space="preserve"> at 30%</w:t>
      </w:r>
      <w:r w:rsidR="00412999">
        <w:rPr>
          <w:rFonts w:ascii="Arial" w:hAnsi="Arial" w:cs="Arial"/>
        </w:rPr>
        <w:t>, drawing on British Electoral Survey (BES) and British Social Attitudes (BSA) data from 1964-2015. In fact, amongst all three middle class groups (old, new, and junior) identified by the Erikson-Goldthorpe-</w:t>
      </w:r>
      <w:proofErr w:type="spellStart"/>
      <w:r w:rsidR="00412999">
        <w:rPr>
          <w:rFonts w:ascii="Arial" w:hAnsi="Arial" w:cs="Arial"/>
        </w:rPr>
        <w:t>Portocarero</w:t>
      </w:r>
      <w:proofErr w:type="spellEnd"/>
      <w:r w:rsidR="00412999">
        <w:rPr>
          <w:rFonts w:ascii="Arial" w:hAnsi="Arial" w:cs="Arial"/>
        </w:rPr>
        <w:t xml:space="preserve"> (EGP) class schema, Evans &amp; Tilley (2017) find that working class identification has increased by around 10 percentage points during this time period</w:t>
      </w:r>
      <w:r w:rsidR="009C5D7C">
        <w:rPr>
          <w:rFonts w:ascii="Arial" w:hAnsi="Arial" w:cs="Arial"/>
        </w:rPr>
        <w:t xml:space="preserve">. </w:t>
      </w:r>
      <w:r w:rsidR="008279DF">
        <w:rPr>
          <w:rFonts w:ascii="Arial" w:hAnsi="Arial" w:cs="Arial"/>
        </w:rPr>
        <w:t xml:space="preserve">This exceeds the proportion of those in the British population who are, occupationally, in the working class, which has decreased by almost 25 percentage points in the same period, to </w:t>
      </w:r>
      <w:r w:rsidR="009C5D7C">
        <w:rPr>
          <w:rFonts w:ascii="Arial" w:hAnsi="Arial" w:cs="Arial"/>
        </w:rPr>
        <w:t xml:space="preserve">20%. </w:t>
      </w:r>
      <w:r w:rsidR="00412999">
        <w:rPr>
          <w:rFonts w:ascii="Arial" w:hAnsi="Arial" w:cs="Arial"/>
        </w:rPr>
        <w:t xml:space="preserve">The fact that objective class differs </w:t>
      </w:r>
      <w:r w:rsidR="009C5D7C">
        <w:rPr>
          <w:rFonts w:ascii="Arial" w:hAnsi="Arial" w:cs="Arial"/>
        </w:rPr>
        <w:t xml:space="preserve">so drastically </w:t>
      </w:r>
      <w:r w:rsidR="008279DF">
        <w:rPr>
          <w:rFonts w:ascii="Arial" w:hAnsi="Arial" w:cs="Arial"/>
        </w:rPr>
        <w:t>from subjective class identity</w:t>
      </w:r>
      <w:r w:rsidR="00412999">
        <w:rPr>
          <w:rFonts w:ascii="Arial" w:hAnsi="Arial" w:cs="Arial"/>
        </w:rPr>
        <w:t xml:space="preserve"> means that class voting is unlikely to be purely driven by occupation: Ares (2020) finds </w:t>
      </w:r>
      <w:r w:rsidR="008279DF">
        <w:rPr>
          <w:rFonts w:ascii="Arial" w:hAnsi="Arial" w:cs="Arial"/>
        </w:rPr>
        <w:t xml:space="preserve">that even </w:t>
      </w:r>
      <w:r w:rsidR="00412999">
        <w:rPr>
          <w:rFonts w:ascii="Arial" w:hAnsi="Arial" w:cs="Arial"/>
        </w:rPr>
        <w:t xml:space="preserve">the type of </w:t>
      </w:r>
      <w:r w:rsidR="00412999">
        <w:rPr>
          <w:rFonts w:ascii="Arial" w:hAnsi="Arial" w:cs="Arial"/>
        </w:rPr>
        <w:lastRenderedPageBreak/>
        <w:t>‘work logic’, or horizontal class, in an occupation, is impactful on voting preferences – it is not just their position in traditional, vertical class categorisations that is meaningful.</w:t>
      </w:r>
    </w:p>
    <w:p w14:paraId="71393CA2" w14:textId="3707B7DD" w:rsidR="008279DF" w:rsidRDefault="00744857" w:rsidP="0041686F">
      <w:pPr>
        <w:spacing w:after="0"/>
        <w:rPr>
          <w:rFonts w:ascii="Arial" w:hAnsi="Arial" w:cs="Arial"/>
        </w:rPr>
      </w:pPr>
      <w:ins w:id="7" w:author="Faye Chang" w:date="2024-10-18T15:07:00Z" w16du:dateUtc="2024-10-18T14:07:00Z">
        <w:r>
          <w:rPr>
            <w:rFonts w:ascii="Arial" w:hAnsi="Arial" w:cs="Arial"/>
          </w:rPr>
          <w:t>Stronger link between paragraphs</w:t>
        </w:r>
      </w:ins>
    </w:p>
    <w:p w14:paraId="6082C1C2" w14:textId="00EA3B0E" w:rsidR="00BB03ED" w:rsidRDefault="008279DF" w:rsidP="0041686F">
      <w:pPr>
        <w:spacing w:after="0"/>
        <w:rPr>
          <w:rFonts w:ascii="Arial" w:hAnsi="Arial" w:cs="Arial"/>
        </w:rPr>
      </w:pPr>
      <w:r>
        <w:rPr>
          <w:rFonts w:ascii="Arial" w:hAnsi="Arial" w:cs="Arial"/>
        </w:rPr>
        <w:t xml:space="preserve">Subjective class identification shapes political behaviour through the socialisation of voters into certain values, either through family and community values, or early labour market experiences. </w:t>
      </w:r>
      <w:r w:rsidR="009C5D7C">
        <w:rPr>
          <w:rFonts w:ascii="Arial" w:hAnsi="Arial" w:cs="Arial"/>
        </w:rPr>
        <w:t>Heath et al. (2009) show via a multivariate analysis that, when accounting for social mobility, there is no consistent relationship between subjective class and a respondents’ occupation – that is, when taking into account possible changes in class from the one a respondent was socialised into, differences between class identification and objective class can be explained.</w:t>
      </w:r>
      <w:r w:rsidR="00B40C52">
        <w:rPr>
          <w:rFonts w:ascii="Arial" w:hAnsi="Arial" w:cs="Arial"/>
        </w:rPr>
        <w:t xml:space="preserve"> </w:t>
      </w:r>
      <w:ins w:id="8" w:author="Faye Chang" w:date="2024-10-18T15:12:00Z" w16du:dateUtc="2024-10-18T14:12:00Z">
        <w:r w:rsidR="00744857">
          <w:rPr>
            <w:rFonts w:ascii="Arial" w:hAnsi="Arial" w:cs="Arial"/>
          </w:rPr>
          <w:t>Analysis of Heath d</w:t>
        </w:r>
      </w:ins>
      <w:ins w:id="9" w:author="Faye Chang" w:date="2024-10-18T15:08:00Z" w16du:dateUtc="2024-10-18T14:08:00Z">
        <w:r w:rsidR="00744857">
          <w:rPr>
            <w:rFonts w:ascii="Arial" w:hAnsi="Arial" w:cs="Arial"/>
          </w:rPr>
          <w:t xml:space="preserve">oesn’t immediately seem linked to thesis of </w:t>
        </w:r>
      </w:ins>
      <w:ins w:id="10" w:author="Faye Chang" w:date="2024-10-18T15:09:00Z" w16du:dateUtc="2024-10-18T14:09:00Z">
        <w:r w:rsidR="00744857">
          <w:rPr>
            <w:rFonts w:ascii="Arial" w:hAnsi="Arial" w:cs="Arial"/>
          </w:rPr>
          <w:t xml:space="preserve">paragraph? </w:t>
        </w:r>
      </w:ins>
      <w:ins w:id="11" w:author="Faye Chang" w:date="2024-10-18T15:12:00Z" w16du:dateUtc="2024-10-18T14:12:00Z">
        <w:r w:rsidR="00744857">
          <w:rPr>
            <w:rFonts w:ascii="Arial" w:hAnsi="Arial" w:cs="Arial"/>
          </w:rPr>
          <w:t xml:space="preserve">Link better between two pieces of analysis </w:t>
        </w:r>
      </w:ins>
      <w:r w:rsidR="00BB03ED">
        <w:rPr>
          <w:rFonts w:ascii="Arial" w:hAnsi="Arial" w:cs="Arial"/>
        </w:rPr>
        <w:t xml:space="preserve">O’Grady (2017) used longitudinal data from the Swiss Households Panel Survey to perform a fixed-effect regression analysis, logged to account for the skew of distribution in household income, to examine people’s long-run policy preferences. The study used household income, adjusted for changing household composition, and subjective assessment of unemployment as the independent variables, and two questions – one on federal social spending and the other on taxation of high incomes – as proxies for measuring respondents’ political ideologies on a left-right scale. O’Grady found that long-run policy preferences remained stable throughout people’s lifetime, except in the cases of shocks to respondent’s economic circumstance, suggesting that </w:t>
      </w:r>
      <w:r w:rsidR="003F6599">
        <w:rPr>
          <w:rFonts w:ascii="Arial" w:hAnsi="Arial" w:cs="Arial"/>
        </w:rPr>
        <w:t>even if individuals have changed classes,</w:t>
      </w:r>
      <w:r w:rsidR="00BB03ED">
        <w:rPr>
          <w:rFonts w:ascii="Arial" w:hAnsi="Arial" w:cs="Arial"/>
        </w:rPr>
        <w:t xml:space="preserve"> people are likely to retain the political preferences of their class of origin and identify with that </w:t>
      </w:r>
      <w:r w:rsidR="003F6599">
        <w:rPr>
          <w:rFonts w:ascii="Arial" w:hAnsi="Arial" w:cs="Arial"/>
        </w:rPr>
        <w:t>group</w:t>
      </w:r>
      <w:r w:rsidR="00BB03ED">
        <w:rPr>
          <w:rFonts w:ascii="Arial" w:hAnsi="Arial" w:cs="Arial"/>
        </w:rPr>
        <w:t xml:space="preserve">. </w:t>
      </w:r>
    </w:p>
    <w:p w14:paraId="1993C11A" w14:textId="6AABFF2F" w:rsidR="008279DF" w:rsidRDefault="00D74506" w:rsidP="0041686F">
      <w:pPr>
        <w:spacing w:after="0"/>
        <w:rPr>
          <w:rFonts w:ascii="Arial" w:hAnsi="Arial" w:cs="Arial"/>
        </w:rPr>
      </w:pPr>
      <w:ins w:id="12" w:author="Faye Chang" w:date="2024-10-18T17:53:00Z" w16du:dateUtc="2024-10-18T16:53:00Z">
        <w:r>
          <w:rPr>
            <w:rFonts w:ascii="Arial" w:hAnsi="Arial" w:cs="Arial"/>
          </w:rPr>
          <w:t>Above paragraph doesn’t necessarily deal with changing class voting</w:t>
        </w:r>
      </w:ins>
      <w:ins w:id="13" w:author="Faye Chang" w:date="2024-10-18T17:54:00Z" w16du:dateUtc="2024-10-18T16:54:00Z">
        <w:r>
          <w:rPr>
            <w:rFonts w:ascii="Arial" w:hAnsi="Arial" w:cs="Arial"/>
          </w:rPr>
          <w:t>, just causal mechanisms – worth mentioning more obvious mechanism of economic self-interest; doesn’t link explicitly enough to the question (increasing social mobility = decreasing class voting) OR restructure (bring earlier</w:t>
        </w:r>
      </w:ins>
      <w:ins w:id="14" w:author="Faye Chang" w:date="2024-10-18T17:55:00Z" w16du:dateUtc="2024-10-18T16:55:00Z">
        <w:r w:rsidR="00DD0F8F">
          <w:rPr>
            <w:rFonts w:ascii="Arial" w:hAnsi="Arial" w:cs="Arial"/>
          </w:rPr>
          <w:t>: explain how class influences voting, then explain how this has changed)</w:t>
        </w:r>
      </w:ins>
    </w:p>
    <w:p w14:paraId="7663C6DD" w14:textId="74805FB8" w:rsidR="00C8741C" w:rsidRDefault="00BB03ED" w:rsidP="00A640D8">
      <w:pPr>
        <w:spacing w:after="0"/>
        <w:rPr>
          <w:rFonts w:ascii="Arial" w:hAnsi="Arial" w:cs="Arial"/>
        </w:rPr>
      </w:pPr>
      <w:r>
        <w:rPr>
          <w:rFonts w:ascii="Arial" w:hAnsi="Arial" w:cs="Arial"/>
        </w:rPr>
        <w:t>At the same time</w:t>
      </w:r>
      <w:r w:rsidR="008279DF">
        <w:rPr>
          <w:rFonts w:ascii="Arial" w:hAnsi="Arial" w:cs="Arial"/>
        </w:rPr>
        <w:t>, even when considering subjective class identification, class voting has decreased</w:t>
      </w:r>
      <w:r w:rsidR="003F6599">
        <w:rPr>
          <w:rFonts w:ascii="Arial" w:hAnsi="Arial" w:cs="Arial"/>
        </w:rPr>
        <w:t xml:space="preserve"> – </w:t>
      </w:r>
      <w:r w:rsidR="00A640D8">
        <w:rPr>
          <w:rFonts w:ascii="Arial" w:hAnsi="Arial" w:cs="Arial"/>
        </w:rPr>
        <w:t>the high social mobility associated with post-industrial Western countries is not sufficient to explain a decline in class voting. Empirical evidence supports this conclusion: between 1992 and 2005, Heath et al. (2009) found that the gap in support for Labour between voters who self-identified as working class and those who self-identified as middle class fell by 24 percentage points, to 13%.</w:t>
      </w:r>
      <w:r w:rsidR="006B62E3">
        <w:rPr>
          <w:rFonts w:ascii="Arial" w:hAnsi="Arial" w:cs="Arial"/>
        </w:rPr>
        <w:t xml:space="preserve"> </w:t>
      </w:r>
      <w:ins w:id="15" w:author="Faye Chang" w:date="2024-10-18T15:12:00Z" w16du:dateUtc="2024-10-18T14:12:00Z">
        <w:r w:rsidR="00744857">
          <w:rPr>
            <w:rFonts w:ascii="Arial" w:hAnsi="Arial" w:cs="Arial"/>
          </w:rPr>
          <w:t xml:space="preserve">Bring out the significance of ‘self-identified’. </w:t>
        </w:r>
      </w:ins>
      <w:r w:rsidR="00C8741C">
        <w:rPr>
          <w:rFonts w:ascii="Arial" w:hAnsi="Arial" w:cs="Arial"/>
        </w:rPr>
        <w:t>Certain theories draw on an increase in living standards amongst all classes, including on measures such as income and education, as an explanation for decreased class voting. Such theories have two flaws: firstly, they assume that class voting operates purely on self-interest, such that when material interests are no longer as pressing, people have no incentive to vote in class groups. This clearly goes against the patterns of persistent class identification, even despite social mobility, identified earlier in my essay</w:t>
      </w:r>
      <w:ins w:id="16" w:author="Faye Chang" w:date="2024-10-18T17:56:00Z" w16du:dateUtc="2024-10-18T16:56:00Z">
        <w:r w:rsidR="00A9153F">
          <w:rPr>
            <w:rFonts w:ascii="Arial" w:hAnsi="Arial" w:cs="Arial"/>
          </w:rPr>
          <w:t xml:space="preserve"> doesn’t necessarily hold – people might still strongly identify with class, but not use that to </w:t>
        </w:r>
        <w:r w:rsidR="00A9153F">
          <w:rPr>
            <w:rFonts w:ascii="Arial" w:hAnsi="Arial" w:cs="Arial"/>
          </w:rPr>
          <w:lastRenderedPageBreak/>
          <w:t>inform their political voting – purely just as a social identity, how salient aspects of social identity are for politic</w:t>
        </w:r>
      </w:ins>
      <w:ins w:id="17" w:author="Faye Chang" w:date="2024-10-18T17:57:00Z" w16du:dateUtc="2024-10-18T16:57:00Z">
        <w:r w:rsidR="00A9153F">
          <w:rPr>
            <w:rFonts w:ascii="Arial" w:hAnsi="Arial" w:cs="Arial"/>
          </w:rPr>
          <w:t>s</w:t>
        </w:r>
        <w:r w:rsidR="00742797">
          <w:rPr>
            <w:rFonts w:ascii="Arial" w:hAnsi="Arial" w:cs="Arial"/>
          </w:rPr>
          <w:t>; politically activated</w:t>
        </w:r>
      </w:ins>
      <w:r w:rsidR="00C8741C">
        <w:rPr>
          <w:rFonts w:ascii="Arial" w:hAnsi="Arial" w:cs="Arial"/>
        </w:rPr>
        <w:t xml:space="preserve">. Secondly, these theories have empirical implications which are not borne out: increasing working class abstention from voting in Britain cannot be explained by supposedly higher living standards, as such improvements are meant to accumulate the political resources and skills required for participation. </w:t>
      </w:r>
    </w:p>
    <w:p w14:paraId="2EE3CB64" w14:textId="77777777" w:rsidR="00A640D8" w:rsidRDefault="00A640D8" w:rsidP="0041686F">
      <w:pPr>
        <w:spacing w:after="0"/>
        <w:rPr>
          <w:rFonts w:ascii="Arial" w:hAnsi="Arial" w:cs="Arial"/>
        </w:rPr>
      </w:pPr>
    </w:p>
    <w:p w14:paraId="0E9EA00F" w14:textId="77777777" w:rsidR="006E3359" w:rsidRDefault="00A640D8" w:rsidP="0041686F">
      <w:pPr>
        <w:spacing w:after="0"/>
        <w:rPr>
          <w:rFonts w:ascii="Arial" w:hAnsi="Arial" w:cs="Arial"/>
        </w:rPr>
      </w:pPr>
      <w:r>
        <w:rPr>
          <w:rFonts w:ascii="Arial" w:hAnsi="Arial" w:cs="Arial"/>
        </w:rPr>
        <w:t>Instead,</w:t>
      </w:r>
      <w:r w:rsidR="008279DF">
        <w:rPr>
          <w:rFonts w:ascii="Arial" w:hAnsi="Arial" w:cs="Arial"/>
        </w:rPr>
        <w:t xml:space="preserve"> I argue that </w:t>
      </w:r>
      <w:r>
        <w:rPr>
          <w:rFonts w:ascii="Arial" w:hAnsi="Arial" w:cs="Arial"/>
        </w:rPr>
        <w:t xml:space="preserve">the trend of declining class voting </w:t>
      </w:r>
      <w:r w:rsidR="008279DF">
        <w:rPr>
          <w:rFonts w:ascii="Arial" w:hAnsi="Arial" w:cs="Arial"/>
        </w:rPr>
        <w:t xml:space="preserve">is due to </w:t>
      </w:r>
      <w:r>
        <w:rPr>
          <w:rFonts w:ascii="Arial" w:hAnsi="Arial" w:cs="Arial"/>
        </w:rPr>
        <w:t xml:space="preserve">top-down changes in party systems resulting in firstly, a </w:t>
      </w:r>
      <w:r w:rsidR="00EC4873">
        <w:rPr>
          <w:rFonts w:ascii="Arial" w:hAnsi="Arial" w:cs="Arial"/>
        </w:rPr>
        <w:t>reshaping</w:t>
      </w:r>
      <w:r>
        <w:rPr>
          <w:rFonts w:ascii="Arial" w:hAnsi="Arial" w:cs="Arial"/>
        </w:rPr>
        <w:t xml:space="preserve"> in the salience of class as a political cleavage; </w:t>
      </w:r>
      <w:r w:rsidR="006E3359">
        <w:rPr>
          <w:rFonts w:ascii="Arial" w:hAnsi="Arial" w:cs="Arial"/>
        </w:rPr>
        <w:t xml:space="preserve">secondly, convergence between main parties in the policy space; </w:t>
      </w:r>
      <w:r>
        <w:rPr>
          <w:rFonts w:ascii="Arial" w:hAnsi="Arial" w:cs="Arial"/>
        </w:rPr>
        <w:t xml:space="preserve">and finally, a lack of descriptive representation of the working class amongst parties. All three of these effects give plausible mechanisms for explaining the observed pattern of decreased class voting. </w:t>
      </w:r>
    </w:p>
    <w:p w14:paraId="1D3EAAE5" w14:textId="77777777" w:rsidR="006E3359" w:rsidRDefault="006E3359" w:rsidP="0041686F">
      <w:pPr>
        <w:spacing w:after="0"/>
        <w:rPr>
          <w:rFonts w:ascii="Arial" w:hAnsi="Arial" w:cs="Arial"/>
        </w:rPr>
      </w:pPr>
    </w:p>
    <w:p w14:paraId="2E9D52C4" w14:textId="1EA30538" w:rsidR="00622169" w:rsidRDefault="00EC4873" w:rsidP="0041686F">
      <w:pPr>
        <w:spacing w:after="0"/>
        <w:rPr>
          <w:rFonts w:ascii="Arial" w:hAnsi="Arial" w:cs="Arial"/>
        </w:rPr>
      </w:pPr>
      <w:r>
        <w:rPr>
          <w:rFonts w:ascii="Arial" w:hAnsi="Arial" w:cs="Arial"/>
        </w:rPr>
        <w:t xml:space="preserve">Cross-nationally, the political implications of class identification are shaped by top-down rhetoric. Mapping using regression estimates, and controlling on individual’s objective class and a dummy variable for level of educational attainment, Evans et al. (2022) find that in Denmark, the class cleavage is more strongly associated with political issues surrounding inequality, while in Britain, the same cleavage is tied to cultural political issues. </w:t>
      </w:r>
      <w:ins w:id="18" w:author="Faye Chang" w:date="2024-10-18T15:13:00Z" w16du:dateUtc="2024-10-18T14:13:00Z">
        <w:r w:rsidR="00744857">
          <w:rPr>
            <w:rFonts w:ascii="Arial" w:hAnsi="Arial" w:cs="Arial"/>
          </w:rPr>
          <w:t>this analysis would be stronger if there was evidence that there was top-down rhetoric about this – ask what kind of evidence would work? Coding of speeches is difficult, is quoting possible to demonstrate a platform</w:t>
        </w:r>
      </w:ins>
      <w:ins w:id="19" w:author="Faye Chang" w:date="2024-10-18T15:14:00Z" w16du:dateUtc="2024-10-18T14:14:00Z">
        <w:r w:rsidR="00744857">
          <w:rPr>
            <w:rFonts w:ascii="Arial" w:hAnsi="Arial" w:cs="Arial"/>
          </w:rPr>
          <w:t>?</w:t>
        </w:r>
      </w:ins>
      <w:ins w:id="20" w:author="Faye Chang" w:date="2024-10-18T17:59:00Z" w16du:dateUtc="2024-10-18T16:59:00Z">
        <w:r w:rsidR="005725FC">
          <w:rPr>
            <w:rFonts w:ascii="Arial" w:hAnsi="Arial" w:cs="Arial"/>
          </w:rPr>
          <w:t xml:space="preserve"> – would be illustrative, not strong evidence, to quote; examining manifesto policies would be a stronger way</w:t>
        </w:r>
      </w:ins>
      <w:ins w:id="21" w:author="Faye Chang" w:date="2024-10-18T15:14:00Z" w16du:dateUtc="2024-10-18T14:14:00Z">
        <w:r w:rsidR="00744857">
          <w:rPr>
            <w:rFonts w:ascii="Arial" w:hAnsi="Arial" w:cs="Arial"/>
          </w:rPr>
          <w:t xml:space="preserve"> </w:t>
        </w:r>
      </w:ins>
      <w:r>
        <w:rPr>
          <w:rFonts w:ascii="Arial" w:hAnsi="Arial" w:cs="Arial"/>
        </w:rPr>
        <w:t xml:space="preserve">Whilst Danish attitudes on left-right socioeconomic divides remains attached to traditional class identities, class voting has still declined as patterns of subjective identification have tracked the changing post-industrial objective class structure. </w:t>
      </w:r>
      <w:ins w:id="22" w:author="Faye Chang" w:date="2024-10-18T17:59:00Z" w16du:dateUtc="2024-10-18T16:59:00Z">
        <w:r w:rsidR="005725FC">
          <w:rPr>
            <w:rFonts w:ascii="Arial" w:hAnsi="Arial" w:cs="Arial"/>
          </w:rPr>
          <w:t xml:space="preserve">Missing possibility that </w:t>
        </w:r>
      </w:ins>
      <w:ins w:id="23" w:author="Faye Chang" w:date="2024-10-18T18:00:00Z" w16du:dateUtc="2024-10-18T17:00:00Z">
        <w:r w:rsidR="005725FC">
          <w:rPr>
            <w:rFonts w:ascii="Arial" w:hAnsi="Arial" w:cs="Arial"/>
          </w:rPr>
          <w:t xml:space="preserve">Danish SD might have retained working class vote because they’ve picked up anti-immigration policies, maybe not an economic shift. </w:t>
        </w:r>
      </w:ins>
      <w:r>
        <w:rPr>
          <w:rFonts w:ascii="Arial" w:hAnsi="Arial" w:cs="Arial"/>
        </w:rPr>
        <w:t xml:space="preserve">Meanwhile, British class divides have become more politicised along the axes of ‘new politics’ issues, with strong relationships between both class identity and education on attitudes towards issues such as immigration. </w:t>
      </w:r>
      <w:ins w:id="24" w:author="Faye Chang" w:date="2024-10-18T18:00:00Z" w16du:dateUtc="2024-10-18T17:00:00Z">
        <w:r w:rsidR="005725FC">
          <w:rPr>
            <w:rFonts w:ascii="Arial" w:hAnsi="Arial" w:cs="Arial"/>
          </w:rPr>
          <w:t xml:space="preserve">Point out differences between where British parties converged – most heavily on law and order. </w:t>
        </w:r>
      </w:ins>
      <w:r w:rsidR="00622169">
        <w:rPr>
          <w:rFonts w:ascii="Arial" w:hAnsi="Arial" w:cs="Arial"/>
        </w:rPr>
        <w:t xml:space="preserve">Following the rightward shift of Labour towards the centre of the policy space in Britain, mobilisation of working class and less education voters by parties with strong anti-EU integration and anti-immigration policies such as UKIP has been prominent. </w:t>
      </w:r>
      <w:r w:rsidR="006B62E3">
        <w:rPr>
          <w:rFonts w:ascii="Arial" w:hAnsi="Arial" w:cs="Arial"/>
        </w:rPr>
        <w:t xml:space="preserve">In a broader study of 12 Western European countries, </w:t>
      </w:r>
      <w:proofErr w:type="spellStart"/>
      <w:r w:rsidR="006B62E3">
        <w:rPr>
          <w:rFonts w:ascii="Arial" w:hAnsi="Arial" w:cs="Arial"/>
        </w:rPr>
        <w:t>Langsæther</w:t>
      </w:r>
      <w:proofErr w:type="spellEnd"/>
      <w:r w:rsidR="006B62E3">
        <w:rPr>
          <w:rFonts w:ascii="Arial" w:hAnsi="Arial" w:cs="Arial"/>
        </w:rPr>
        <w:t xml:space="preserve"> (2019) notes that the expressive value of class voting, particularly along immigration and environmental value dimensions, is linked to the rise of two major new party families in Western Europe: the radical right and the Greens. </w:t>
      </w:r>
      <w:ins w:id="25" w:author="Faye Chang" w:date="2024-10-18T15:15:00Z" w16du:dateUtc="2024-10-18T14:15:00Z">
        <w:r w:rsidR="00744857">
          <w:rPr>
            <w:rFonts w:ascii="Arial" w:hAnsi="Arial" w:cs="Arial"/>
          </w:rPr>
          <w:t xml:space="preserve">Explain more on this </w:t>
        </w:r>
      </w:ins>
      <w:r w:rsidR="006B62E3">
        <w:rPr>
          <w:rFonts w:ascii="Arial" w:hAnsi="Arial" w:cs="Arial"/>
        </w:rPr>
        <w:t>Thus, th</w:t>
      </w:r>
      <w:r w:rsidR="00622169">
        <w:rPr>
          <w:rFonts w:ascii="Arial" w:hAnsi="Arial" w:cs="Arial"/>
        </w:rPr>
        <w:t>e salience of class on differing political divides is determined by top-down decisions.</w:t>
      </w:r>
    </w:p>
    <w:p w14:paraId="14336CB0" w14:textId="77777777" w:rsidR="006E3359" w:rsidRDefault="006E3359" w:rsidP="0041686F">
      <w:pPr>
        <w:spacing w:after="0"/>
        <w:rPr>
          <w:rFonts w:ascii="Arial" w:hAnsi="Arial" w:cs="Arial"/>
        </w:rPr>
      </w:pPr>
    </w:p>
    <w:p w14:paraId="38892075" w14:textId="5816D1B7" w:rsidR="003F2C42" w:rsidRDefault="006E3359" w:rsidP="0041686F">
      <w:pPr>
        <w:spacing w:after="0"/>
        <w:rPr>
          <w:rFonts w:ascii="Arial" w:hAnsi="Arial" w:cs="Arial"/>
        </w:rPr>
      </w:pPr>
      <w:r>
        <w:rPr>
          <w:rFonts w:ascii="Arial" w:hAnsi="Arial" w:cs="Arial"/>
        </w:rPr>
        <w:t>Policy convergence between the major classes</w:t>
      </w:r>
      <w:ins w:id="26" w:author="Faye Chang" w:date="2024-10-18T18:01:00Z" w16du:dateUtc="2024-10-18T17:01:00Z">
        <w:r w:rsidR="00527379">
          <w:rPr>
            <w:rFonts w:ascii="Arial" w:hAnsi="Arial" w:cs="Arial"/>
          </w:rPr>
          <w:t xml:space="preserve"> (PARTIES)</w:t>
        </w:r>
      </w:ins>
      <w:r>
        <w:rPr>
          <w:rFonts w:ascii="Arial" w:hAnsi="Arial" w:cs="Arial"/>
        </w:rPr>
        <w:t xml:space="preserve"> is also a key reason for the decline of class voting. Using a natural logarithm of odds ratio, measuring for the </w:t>
      </w:r>
      <w:r>
        <w:rPr>
          <w:rFonts w:ascii="Arial" w:hAnsi="Arial" w:cs="Arial"/>
        </w:rPr>
        <w:lastRenderedPageBreak/>
        <w:t xml:space="preserve">impact of ideological difference between parties on class voting, Jansen et al. (2012) found that when parties converged in a policy space, the association between class and vote behaviour was significantly weakened. </w:t>
      </w:r>
      <w:ins w:id="27" w:author="Faye Chang" w:date="2024-10-18T18:01:00Z" w16du:dateUtc="2024-10-18T17:01:00Z">
        <w:r w:rsidR="005265E2">
          <w:rPr>
            <w:rFonts w:ascii="Arial" w:hAnsi="Arial" w:cs="Arial"/>
          </w:rPr>
          <w:t xml:space="preserve">Pooled data looks a certain way, looking at countries more specifically is different </w:t>
        </w:r>
      </w:ins>
      <w:r w:rsidR="007F701A">
        <w:rPr>
          <w:rFonts w:ascii="Arial" w:hAnsi="Arial" w:cs="Arial"/>
        </w:rPr>
        <w:t xml:space="preserve">Britain serves as a particularly notable case study </w:t>
      </w:r>
      <w:ins w:id="28" w:author="Faye Chang" w:date="2024-10-18T18:01:00Z" w16du:dateUtc="2024-10-18T17:01:00Z">
        <w:r w:rsidR="005265E2">
          <w:rPr>
            <w:rFonts w:ascii="Arial" w:hAnsi="Arial" w:cs="Arial"/>
          </w:rPr>
          <w:t>(Britain is unlikely to</w:t>
        </w:r>
      </w:ins>
      <w:ins w:id="29" w:author="Faye Chang" w:date="2024-10-18T18:02:00Z" w16du:dateUtc="2024-10-18T17:02:00Z">
        <w:r w:rsidR="005265E2">
          <w:rPr>
            <w:rFonts w:ascii="Arial" w:hAnsi="Arial" w:cs="Arial"/>
          </w:rPr>
          <w:t xml:space="preserve"> be representative) </w:t>
        </w:r>
      </w:ins>
      <w:r w:rsidR="007F701A">
        <w:rPr>
          <w:rFonts w:ascii="Arial" w:hAnsi="Arial" w:cs="Arial"/>
        </w:rPr>
        <w:t>here</w:t>
      </w:r>
      <w:r w:rsidR="003F2C42">
        <w:rPr>
          <w:rFonts w:ascii="Arial" w:hAnsi="Arial" w:cs="Arial"/>
        </w:rPr>
        <w:t xml:space="preserve">, due to the rightward shift of Labour’s in the policy space during the late 1980s and 1990s. In response to the 1964 BES and 2015 BSA survey question on whether ‘Labour is a working class or middle class party’, 85% of respondents in 1964 classified Labour as a working class party; by 2015, this had fallen to 38%, and 48% responded that Labour was ‘middle class’. This perception of policy differences between </w:t>
      </w:r>
      <w:r w:rsidR="00BF0F1B">
        <w:rPr>
          <w:rFonts w:ascii="Arial" w:hAnsi="Arial" w:cs="Arial"/>
        </w:rPr>
        <w:t>parties</w:t>
      </w:r>
      <w:r w:rsidR="003F2C42">
        <w:rPr>
          <w:rFonts w:ascii="Arial" w:hAnsi="Arial" w:cs="Arial"/>
        </w:rPr>
        <w:t xml:space="preserve"> can explain decreased class voting, as </w:t>
      </w:r>
      <w:r w:rsidR="00BF0F1B">
        <w:rPr>
          <w:rFonts w:ascii="Arial" w:hAnsi="Arial" w:cs="Arial"/>
        </w:rPr>
        <w:t xml:space="preserve">top-down changes lead to decreased faith among voters that parties will represent the interests and values of their class. </w:t>
      </w:r>
    </w:p>
    <w:p w14:paraId="44844A67" w14:textId="77777777" w:rsidR="006B62E3" w:rsidRDefault="006B62E3" w:rsidP="0041686F">
      <w:pPr>
        <w:spacing w:after="0"/>
        <w:rPr>
          <w:rFonts w:ascii="Arial" w:hAnsi="Arial" w:cs="Arial"/>
        </w:rPr>
      </w:pPr>
    </w:p>
    <w:p w14:paraId="39D98665" w14:textId="3EF8AC07" w:rsidR="006E3359" w:rsidRDefault="006B62E3" w:rsidP="0041686F">
      <w:pPr>
        <w:spacing w:after="0"/>
        <w:rPr>
          <w:rFonts w:ascii="Arial" w:hAnsi="Arial" w:cs="Arial"/>
        </w:rPr>
      </w:pPr>
      <w:r>
        <w:rPr>
          <w:rFonts w:ascii="Arial" w:hAnsi="Arial" w:cs="Arial"/>
        </w:rPr>
        <w:t>It is not just in the policy space that major parties have converged</w:t>
      </w:r>
      <w:r w:rsidR="006E3359">
        <w:rPr>
          <w:rFonts w:ascii="Arial" w:hAnsi="Arial" w:cs="Arial"/>
        </w:rPr>
        <w:t xml:space="preserve"> – parties have also become more similar to each other in the backgrounds of their politicians and so-called ‘educational exclusivity’. </w:t>
      </w:r>
      <w:r w:rsidR="007F701A">
        <w:rPr>
          <w:rFonts w:ascii="Arial" w:hAnsi="Arial" w:cs="Arial"/>
        </w:rPr>
        <w:t xml:space="preserve">Using data from the British General Election book series, </w:t>
      </w:r>
      <w:r w:rsidR="003F2C42">
        <w:rPr>
          <w:rFonts w:ascii="Arial" w:hAnsi="Arial" w:cs="Arial"/>
        </w:rPr>
        <w:t xml:space="preserve">the number of Labour MPs who previously had working class jobs has declined from 40% to less than 10% in the past few decades, with a significant amount of the decline occurring around 1983. This converges with the proportion of Conservative MPs, which has remained consistently below 5%. </w:t>
      </w:r>
      <w:r w:rsidR="006E3359">
        <w:rPr>
          <w:rFonts w:ascii="Arial" w:hAnsi="Arial" w:cs="Arial"/>
        </w:rPr>
        <w:t xml:space="preserve">Such trends have </w:t>
      </w:r>
      <w:r w:rsidR="007F701A">
        <w:rPr>
          <w:rFonts w:ascii="Arial" w:hAnsi="Arial" w:cs="Arial"/>
        </w:rPr>
        <w:t>coincided with an increasing gap between classes in turnout: Heath (2016) found that, between 1964 and 2010, the gap between salariats and working class voters in turnout had increased by 14 percentage points, with working class abstention increasing. Using a multi-level logistical model to estimate how class-party association varied depending on the structure of political choice, Heath found that the interaction term</w:t>
      </w:r>
      <w:ins w:id="30" w:author="Faye Chang" w:date="2024-10-18T18:04:00Z" w16du:dateUtc="2024-10-18T17:04:00Z">
        <w:r w:rsidR="00313C38">
          <w:rPr>
            <w:rFonts w:ascii="Arial" w:hAnsi="Arial" w:cs="Arial"/>
          </w:rPr>
          <w:t xml:space="preserve"> (</w:t>
        </w:r>
      </w:ins>
      <w:ins w:id="31" w:author="Faye Chang" w:date="2024-10-18T18:05:00Z" w16du:dateUtc="2024-10-18T17:05:00Z">
        <w:r w:rsidR="00313C38">
          <w:rPr>
            <w:rFonts w:ascii="Arial" w:hAnsi="Arial" w:cs="Arial"/>
          </w:rPr>
          <w:t>correlation/coefficient, not interaction term – that’s specifically when there’s a multiplication term between variables</w:t>
        </w:r>
      </w:ins>
      <w:ins w:id="32" w:author="Faye Chang" w:date="2024-10-18T18:04:00Z" w16du:dateUtc="2024-10-18T17:04:00Z">
        <w:r w:rsidR="00313C38">
          <w:rPr>
            <w:rFonts w:ascii="Arial" w:hAnsi="Arial" w:cs="Arial"/>
          </w:rPr>
          <w:t>)</w:t>
        </w:r>
      </w:ins>
      <w:r w:rsidR="007F701A">
        <w:rPr>
          <w:rFonts w:ascii="Arial" w:hAnsi="Arial" w:cs="Arial"/>
        </w:rPr>
        <w:t xml:space="preserve"> between the social difference </w:t>
      </w:r>
      <w:ins w:id="33" w:author="Faye Chang" w:date="2024-10-18T18:02:00Z" w16du:dateUtc="2024-10-18T17:02:00Z">
        <w:r w:rsidR="005C38AE">
          <w:rPr>
            <w:rFonts w:ascii="Arial" w:hAnsi="Arial" w:cs="Arial"/>
          </w:rPr>
          <w:t>(speci</w:t>
        </w:r>
      </w:ins>
      <w:ins w:id="34" w:author="Faye Chang" w:date="2024-10-18T18:03:00Z" w16du:dateUtc="2024-10-18T17:03:00Z">
        <w:r w:rsidR="005C38AE">
          <w:rPr>
            <w:rFonts w:ascii="Arial" w:hAnsi="Arial" w:cs="Arial"/>
          </w:rPr>
          <w:t xml:space="preserve">fy background of the MPs) </w:t>
        </w:r>
      </w:ins>
      <w:r w:rsidR="007F701A">
        <w:rPr>
          <w:rFonts w:ascii="Arial" w:hAnsi="Arial" w:cs="Arial"/>
        </w:rPr>
        <w:t>of the two classes</w:t>
      </w:r>
      <w:ins w:id="35" w:author="Faye Chang" w:date="2024-10-18T15:16:00Z" w16du:dateUtc="2024-10-18T14:16:00Z">
        <w:r w:rsidR="0036341B">
          <w:rPr>
            <w:rFonts w:ascii="Arial" w:hAnsi="Arial" w:cs="Arial"/>
          </w:rPr>
          <w:t xml:space="preserve"> (should be parties)</w:t>
        </w:r>
      </w:ins>
      <w:r w:rsidR="007F701A">
        <w:rPr>
          <w:rFonts w:ascii="Arial" w:hAnsi="Arial" w:cs="Arial"/>
        </w:rPr>
        <w:t xml:space="preserve"> and working class turnout was highly significant (p = 0.001). Working class voters were less likely than middle class voters to vote given the similarity in background between the major left-wing and right-wing parties. </w:t>
      </w:r>
    </w:p>
    <w:p w14:paraId="595BD7E3" w14:textId="77777777" w:rsidR="00D66C91" w:rsidRDefault="00D66C91" w:rsidP="0041686F">
      <w:pPr>
        <w:spacing w:after="0"/>
        <w:rPr>
          <w:rFonts w:ascii="Arial" w:hAnsi="Arial" w:cs="Arial"/>
        </w:rPr>
      </w:pPr>
    </w:p>
    <w:p w14:paraId="504312FF" w14:textId="68101C88" w:rsidR="00D66C91" w:rsidRDefault="00D66C91" w:rsidP="0041686F">
      <w:pPr>
        <w:spacing w:after="0"/>
        <w:rPr>
          <w:ins w:id="36" w:author="Faye Chang" w:date="2024-10-18T16:24:00Z" w16du:dateUtc="2024-10-18T15:24:00Z"/>
          <w:rFonts w:ascii="Arial" w:hAnsi="Arial" w:cs="Arial"/>
        </w:rPr>
      </w:pPr>
      <w:r>
        <w:rPr>
          <w:rFonts w:ascii="Arial" w:hAnsi="Arial" w:cs="Arial"/>
        </w:rPr>
        <w:t xml:space="preserve">The decline in class voting in Western countries can be attributed to top-down changes in the structure of the party system and policy space. </w:t>
      </w:r>
      <w:r w:rsidR="00A83B90">
        <w:rPr>
          <w:rFonts w:ascii="Arial" w:hAnsi="Arial" w:cs="Arial"/>
        </w:rPr>
        <w:t xml:space="preserve">Subjective class identification has remained at consistent levels in the past few decades: while </w:t>
      </w:r>
      <w:r>
        <w:rPr>
          <w:rFonts w:ascii="Arial" w:hAnsi="Arial" w:cs="Arial"/>
        </w:rPr>
        <w:t>post-industrial economic transformations result</w:t>
      </w:r>
      <w:r w:rsidR="00A83B90">
        <w:rPr>
          <w:rFonts w:ascii="Arial" w:hAnsi="Arial" w:cs="Arial"/>
        </w:rPr>
        <w:t>ing</w:t>
      </w:r>
      <w:r>
        <w:rPr>
          <w:rFonts w:ascii="Arial" w:hAnsi="Arial" w:cs="Arial"/>
        </w:rPr>
        <w:t xml:space="preserve"> in the </w:t>
      </w:r>
      <w:r w:rsidR="00A83B90">
        <w:rPr>
          <w:rFonts w:ascii="Arial" w:hAnsi="Arial" w:cs="Arial"/>
        </w:rPr>
        <w:t>decrease of those belonging to the objective</w:t>
      </w:r>
      <w:r>
        <w:rPr>
          <w:rFonts w:ascii="Arial" w:hAnsi="Arial" w:cs="Arial"/>
        </w:rPr>
        <w:t xml:space="preserve"> working class</w:t>
      </w:r>
      <w:r w:rsidR="00A83B90">
        <w:rPr>
          <w:rFonts w:ascii="Arial" w:hAnsi="Arial" w:cs="Arial"/>
        </w:rPr>
        <w:t xml:space="preserve">, subjective class identity remains largely the same. Even more so, how subjective class identities respond to certain issue cleavages are shaped by party rhetoric – the salience of class on varied political axes, or within the political system at all, is shaped by the actions, policies, and backgrounds of parties themselves. </w:t>
      </w:r>
    </w:p>
    <w:p w14:paraId="7D7F87B1" w14:textId="77777777" w:rsidR="00081B51" w:rsidRDefault="00081B51" w:rsidP="0041686F">
      <w:pPr>
        <w:spacing w:after="0"/>
        <w:rPr>
          <w:ins w:id="37" w:author="Faye Chang" w:date="2024-10-18T16:24:00Z" w16du:dateUtc="2024-10-18T15:24:00Z"/>
          <w:rFonts w:ascii="Arial" w:hAnsi="Arial" w:cs="Arial"/>
        </w:rPr>
      </w:pPr>
    </w:p>
    <w:p w14:paraId="3F934EF4" w14:textId="5E3E895B" w:rsidR="00081B51" w:rsidRDefault="00081B51" w:rsidP="0041686F">
      <w:pPr>
        <w:spacing w:after="0"/>
        <w:rPr>
          <w:ins w:id="38" w:author="Faye Chang" w:date="2024-10-18T16:32:00Z" w16du:dateUtc="2024-10-18T15:32:00Z"/>
          <w:rFonts w:ascii="Arial" w:hAnsi="Arial" w:cs="Arial"/>
        </w:rPr>
      </w:pPr>
      <w:ins w:id="39" w:author="Faye Chang" w:date="2024-10-18T16:24:00Z" w16du:dateUtc="2024-10-18T15:24:00Z">
        <w:r>
          <w:rPr>
            <w:rFonts w:ascii="Arial" w:hAnsi="Arial" w:cs="Arial"/>
          </w:rPr>
          <w:t>Should probably look more into links between class and education</w:t>
        </w:r>
      </w:ins>
    </w:p>
    <w:p w14:paraId="2312DBA8" w14:textId="309C2A66" w:rsidR="006A70F1" w:rsidRDefault="006A70F1" w:rsidP="0041686F">
      <w:pPr>
        <w:spacing w:after="0"/>
        <w:rPr>
          <w:ins w:id="40" w:author="Faye Chang" w:date="2024-10-18T17:45:00Z" w16du:dateUtc="2024-10-18T16:45:00Z"/>
          <w:rFonts w:ascii="Arial" w:hAnsi="Arial" w:cs="Arial"/>
        </w:rPr>
      </w:pPr>
      <w:ins w:id="41" w:author="Faye Chang" w:date="2024-10-18T16:32:00Z" w16du:dateUtc="2024-10-18T15:32:00Z">
        <w:r>
          <w:rPr>
            <w:rFonts w:ascii="Arial" w:hAnsi="Arial" w:cs="Arial"/>
          </w:rPr>
          <w:lastRenderedPageBreak/>
          <w:t>Definitely read that literature on homeowner</w:t>
        </w:r>
      </w:ins>
      <w:ins w:id="42" w:author="Faye Chang" w:date="2024-10-18T16:38:00Z" w16du:dateUtc="2024-10-18T15:38:00Z">
        <w:r>
          <w:rPr>
            <w:rFonts w:ascii="Arial" w:hAnsi="Arial" w:cs="Arial"/>
          </w:rPr>
          <w:t>sh</w:t>
        </w:r>
      </w:ins>
      <w:ins w:id="43" w:author="Faye Chang" w:date="2024-10-18T16:32:00Z" w16du:dateUtc="2024-10-18T15:32:00Z">
        <w:r>
          <w:rPr>
            <w:rFonts w:ascii="Arial" w:hAnsi="Arial" w:cs="Arial"/>
          </w:rPr>
          <w:t>ip</w:t>
        </w:r>
      </w:ins>
    </w:p>
    <w:p w14:paraId="59E388A7" w14:textId="31DB1009" w:rsidR="00403BCD" w:rsidRDefault="00403BCD" w:rsidP="0041686F">
      <w:pPr>
        <w:spacing w:after="0"/>
        <w:rPr>
          <w:ins w:id="44" w:author="Faye Chang" w:date="2024-10-18T18:08:00Z" w16du:dateUtc="2024-10-18T17:08:00Z"/>
          <w:rFonts w:ascii="Arial" w:hAnsi="Arial" w:cs="Arial"/>
        </w:rPr>
      </w:pPr>
      <w:ins w:id="45" w:author="Faye Chang" w:date="2024-10-18T17:45:00Z" w16du:dateUtc="2024-10-18T16:45:00Z">
        <w:r>
          <w:rPr>
            <w:rFonts w:ascii="Arial" w:hAnsi="Arial" w:cs="Arial"/>
          </w:rPr>
          <w:t>Generalisation critique</w:t>
        </w:r>
      </w:ins>
      <w:ins w:id="46" w:author="Faye Chang" w:date="2024-10-18T17:46:00Z" w16du:dateUtc="2024-10-18T16:46:00Z">
        <w:r>
          <w:rPr>
            <w:rFonts w:ascii="Arial" w:hAnsi="Arial" w:cs="Arial"/>
          </w:rPr>
          <w:t>s are a bit weaker: Switzerland, Denmark, Sweden just have better, more extended panel data – would have to argue systematically that Switzerland is not typical of Western post-industrial countries</w:t>
        </w:r>
      </w:ins>
    </w:p>
    <w:p w14:paraId="4C01FEFF" w14:textId="77777777" w:rsidR="005577B7" w:rsidRDefault="005577B7" w:rsidP="0041686F">
      <w:pPr>
        <w:spacing w:after="0"/>
        <w:rPr>
          <w:ins w:id="47" w:author="Faye Chang" w:date="2024-10-18T18:08:00Z" w16du:dateUtc="2024-10-18T17:08:00Z"/>
          <w:rFonts w:ascii="Arial" w:hAnsi="Arial" w:cs="Arial"/>
        </w:rPr>
      </w:pPr>
    </w:p>
    <w:p w14:paraId="3422EAD7" w14:textId="3F216CCE" w:rsidR="00C73070" w:rsidRPr="0041686F" w:rsidRDefault="005577B7" w:rsidP="003E7432">
      <w:pPr>
        <w:spacing w:after="0"/>
        <w:rPr>
          <w:rFonts w:ascii="Arial" w:hAnsi="Arial" w:cs="Arial"/>
        </w:rPr>
      </w:pPr>
      <w:ins w:id="48" w:author="Faye Chang" w:date="2024-10-18T18:08:00Z" w16du:dateUtc="2024-10-18T17:08:00Z">
        <w:r>
          <w:rPr>
            <w:rFonts w:ascii="Arial" w:hAnsi="Arial" w:cs="Arial"/>
          </w:rPr>
          <w:t>Overall:</w:t>
        </w:r>
      </w:ins>
      <w:ins w:id="49" w:author="Faye Chang" w:date="2024-10-18T18:09:00Z" w16du:dateUtc="2024-10-18T17:09:00Z">
        <w:r w:rsidR="00A36308">
          <w:rPr>
            <w:rFonts w:ascii="Arial" w:hAnsi="Arial" w:cs="Arial"/>
          </w:rPr>
          <w:t xml:space="preserve"> </w:t>
        </w:r>
      </w:ins>
      <w:ins w:id="50" w:author="Faye Chang" w:date="2024-10-18T18:08:00Z" w16du:dateUtc="2024-10-18T17:08:00Z">
        <w:r>
          <w:rPr>
            <w:rFonts w:ascii="Arial" w:hAnsi="Arial" w:cs="Arial"/>
          </w:rPr>
          <w:t>top-down, bottom-up s</w:t>
        </w:r>
      </w:ins>
      <w:ins w:id="51" w:author="Faye Chang" w:date="2024-10-18T18:09:00Z" w16du:dateUtc="2024-10-18T17:09:00Z">
        <w:r>
          <w:rPr>
            <w:rFonts w:ascii="Arial" w:hAnsi="Arial" w:cs="Arial"/>
          </w:rPr>
          <w:t>tory is fairly conventional; good discussion of objective/subjective identities, can be slightly confusing?</w:t>
        </w:r>
        <w:r w:rsidR="00A36308">
          <w:rPr>
            <w:rFonts w:ascii="Arial" w:hAnsi="Arial" w:cs="Arial"/>
          </w:rPr>
          <w:t>; descriptive data + historical story of what happened in words is good</w:t>
        </w:r>
      </w:ins>
      <w:ins w:id="52" w:author="Faye Chang" w:date="2024-10-18T18:10:00Z" w16du:dateUtc="2024-10-18T17:10:00Z">
        <w:r w:rsidR="00AD34DC">
          <w:rPr>
            <w:rFonts w:ascii="Arial" w:hAnsi="Arial" w:cs="Arial"/>
          </w:rPr>
          <w:t>; could potentially introduce more cross-cutting</w:t>
        </w:r>
      </w:ins>
      <w:ins w:id="53" w:author="Faye Chang" w:date="2024-10-18T18:11:00Z" w16du:dateUtc="2024-10-18T17:11:00Z">
        <w:r w:rsidR="00AD34DC">
          <w:rPr>
            <w:rFonts w:ascii="Arial" w:hAnsi="Arial" w:cs="Arial"/>
          </w:rPr>
          <w:t>/horizontal</w:t>
        </w:r>
      </w:ins>
      <w:ins w:id="54" w:author="Faye Chang" w:date="2024-10-18T18:10:00Z" w16du:dateUtc="2024-10-18T17:10:00Z">
        <w:r w:rsidR="00AD34DC">
          <w:rPr>
            <w:rFonts w:ascii="Arial" w:hAnsi="Arial" w:cs="Arial"/>
          </w:rPr>
          <w:t xml:space="preserve"> distinctions</w:t>
        </w:r>
      </w:ins>
      <w:ins w:id="55" w:author="Faye Chang" w:date="2024-10-18T18:12:00Z" w16du:dateUtc="2024-10-18T17:12:00Z">
        <w:r w:rsidR="00117710">
          <w:rPr>
            <w:rFonts w:ascii="Arial" w:hAnsi="Arial" w:cs="Arial"/>
          </w:rPr>
          <w:t>; have a bibliography</w:t>
        </w:r>
        <w:r w:rsidR="001310B1">
          <w:rPr>
            <w:rFonts w:ascii="Arial" w:hAnsi="Arial" w:cs="Arial"/>
          </w:rPr>
          <w:t xml:space="preserve"> – just papers addressed in </w:t>
        </w:r>
        <w:r w:rsidR="00557EA7">
          <w:rPr>
            <w:rFonts w:ascii="Arial" w:hAnsi="Arial" w:cs="Arial"/>
          </w:rPr>
          <w:t>essay</w:t>
        </w:r>
      </w:ins>
    </w:p>
    <w:sectPr w:rsidR="00C73070" w:rsidRPr="0041686F" w:rsidSect="002C0AF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Faye Chang" w:date="2024-10-18T17:50:00Z" w:initials="FC">
    <w:p w14:paraId="46D43114" w14:textId="77777777" w:rsidR="00D74506" w:rsidRDefault="00D74506" w:rsidP="00D74506">
      <w:r>
        <w:rPr>
          <w:rStyle w:val="CommentReference"/>
        </w:rPr>
        <w:annotationRef/>
      </w:r>
      <w:r>
        <w:rPr>
          <w:sz w:val="20"/>
          <w:szCs w:val="20"/>
        </w:rPr>
        <w:t>This is already going into analysis – not just showing objective decline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6D431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50B9EDF" w16cex:dateUtc="2024-10-18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6D43114" w16cid:durableId="450B9E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ADAB7B" w14:textId="77777777" w:rsidR="00A17051" w:rsidRDefault="00A17051" w:rsidP="00D66C91">
      <w:pPr>
        <w:spacing w:after="0" w:line="240" w:lineRule="auto"/>
      </w:pPr>
      <w:r>
        <w:separator/>
      </w:r>
    </w:p>
  </w:endnote>
  <w:endnote w:type="continuationSeparator" w:id="0">
    <w:p w14:paraId="0E1BD91D" w14:textId="77777777" w:rsidR="00A17051" w:rsidRDefault="00A17051" w:rsidP="00D66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8D599B" w14:textId="77777777" w:rsidR="00A17051" w:rsidRDefault="00A17051" w:rsidP="00D66C91">
      <w:pPr>
        <w:spacing w:after="0" w:line="240" w:lineRule="auto"/>
      </w:pPr>
      <w:r>
        <w:separator/>
      </w:r>
    </w:p>
  </w:footnote>
  <w:footnote w:type="continuationSeparator" w:id="0">
    <w:p w14:paraId="2E85DA24" w14:textId="77777777" w:rsidR="00A17051" w:rsidRDefault="00A17051" w:rsidP="00D66C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5121AE"/>
    <w:multiLevelType w:val="hybridMultilevel"/>
    <w:tmpl w:val="DB2016EC"/>
    <w:lvl w:ilvl="0" w:tplc="86A6047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F256E5"/>
    <w:multiLevelType w:val="hybridMultilevel"/>
    <w:tmpl w:val="289A152A"/>
    <w:lvl w:ilvl="0" w:tplc="A56EFAC0">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8950317">
    <w:abstractNumId w:val="1"/>
  </w:num>
  <w:num w:numId="2" w16cid:durableId="15733922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ye Chang">
    <w15:presenceInfo w15:providerId="Windows Live" w15:userId="d1fb1e0b93f44b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6F"/>
    <w:rsid w:val="000255F2"/>
    <w:rsid w:val="00061F4D"/>
    <w:rsid w:val="00081B51"/>
    <w:rsid w:val="000D4264"/>
    <w:rsid w:val="000D5F66"/>
    <w:rsid w:val="000F0B55"/>
    <w:rsid w:val="00117710"/>
    <w:rsid w:val="001310B1"/>
    <w:rsid w:val="00135731"/>
    <w:rsid w:val="00184551"/>
    <w:rsid w:val="001A6BB9"/>
    <w:rsid w:val="001E2530"/>
    <w:rsid w:val="002C0AF1"/>
    <w:rsid w:val="002C70BB"/>
    <w:rsid w:val="00313C38"/>
    <w:rsid w:val="00360901"/>
    <w:rsid w:val="0036341B"/>
    <w:rsid w:val="003E7432"/>
    <w:rsid w:val="003F2C42"/>
    <w:rsid w:val="003F6599"/>
    <w:rsid w:val="00403BCD"/>
    <w:rsid w:val="00412999"/>
    <w:rsid w:val="0041686F"/>
    <w:rsid w:val="00455D0D"/>
    <w:rsid w:val="005265E2"/>
    <w:rsid w:val="00527379"/>
    <w:rsid w:val="00545C97"/>
    <w:rsid w:val="005577B7"/>
    <w:rsid w:val="00557EA7"/>
    <w:rsid w:val="005725FC"/>
    <w:rsid w:val="005C38AE"/>
    <w:rsid w:val="00622169"/>
    <w:rsid w:val="00693282"/>
    <w:rsid w:val="006A70F1"/>
    <w:rsid w:val="006B62E3"/>
    <w:rsid w:val="006E3359"/>
    <w:rsid w:val="006E5CE5"/>
    <w:rsid w:val="0071472C"/>
    <w:rsid w:val="00742797"/>
    <w:rsid w:val="00744857"/>
    <w:rsid w:val="007F701A"/>
    <w:rsid w:val="008279DF"/>
    <w:rsid w:val="00953076"/>
    <w:rsid w:val="009C5D7C"/>
    <w:rsid w:val="009E18A0"/>
    <w:rsid w:val="00A17051"/>
    <w:rsid w:val="00A36308"/>
    <w:rsid w:val="00A640D8"/>
    <w:rsid w:val="00A83B90"/>
    <w:rsid w:val="00A9153F"/>
    <w:rsid w:val="00AA7546"/>
    <w:rsid w:val="00AD34DC"/>
    <w:rsid w:val="00B40C52"/>
    <w:rsid w:val="00BB03ED"/>
    <w:rsid w:val="00BF0F1B"/>
    <w:rsid w:val="00C06E25"/>
    <w:rsid w:val="00C73070"/>
    <w:rsid w:val="00C8741C"/>
    <w:rsid w:val="00CD3FE1"/>
    <w:rsid w:val="00D65B10"/>
    <w:rsid w:val="00D66C91"/>
    <w:rsid w:val="00D74506"/>
    <w:rsid w:val="00DB45B7"/>
    <w:rsid w:val="00DD0F8F"/>
    <w:rsid w:val="00EB0FD3"/>
    <w:rsid w:val="00EC4873"/>
    <w:rsid w:val="00ED5E4A"/>
    <w:rsid w:val="00F223C6"/>
    <w:rsid w:val="00F32E70"/>
    <w:rsid w:val="00FC1FE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3C5069C"/>
  <w15:chartTrackingRefBased/>
  <w15:docId w15:val="{E17143FC-B1E3-1F45-ADA4-7F9720BED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86F"/>
    <w:rPr>
      <w:rFonts w:eastAsiaTheme="majorEastAsia" w:cstheme="majorBidi"/>
      <w:color w:val="272727" w:themeColor="text1" w:themeTint="D8"/>
    </w:rPr>
  </w:style>
  <w:style w:type="paragraph" w:styleId="Title">
    <w:name w:val="Title"/>
    <w:basedOn w:val="Normal"/>
    <w:next w:val="Normal"/>
    <w:link w:val="TitleChar"/>
    <w:uiPriority w:val="10"/>
    <w:qFormat/>
    <w:rsid w:val="0041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86F"/>
    <w:pPr>
      <w:spacing w:before="160"/>
      <w:jc w:val="center"/>
    </w:pPr>
    <w:rPr>
      <w:i/>
      <w:iCs/>
      <w:color w:val="404040" w:themeColor="text1" w:themeTint="BF"/>
    </w:rPr>
  </w:style>
  <w:style w:type="character" w:customStyle="1" w:styleId="QuoteChar">
    <w:name w:val="Quote Char"/>
    <w:basedOn w:val="DefaultParagraphFont"/>
    <w:link w:val="Quote"/>
    <w:uiPriority w:val="29"/>
    <w:rsid w:val="0041686F"/>
    <w:rPr>
      <w:i/>
      <w:iCs/>
      <w:color w:val="404040" w:themeColor="text1" w:themeTint="BF"/>
    </w:rPr>
  </w:style>
  <w:style w:type="paragraph" w:styleId="ListParagraph">
    <w:name w:val="List Paragraph"/>
    <w:basedOn w:val="Normal"/>
    <w:uiPriority w:val="34"/>
    <w:qFormat/>
    <w:rsid w:val="0041686F"/>
    <w:pPr>
      <w:ind w:left="720"/>
      <w:contextualSpacing/>
    </w:pPr>
  </w:style>
  <w:style w:type="character" w:styleId="IntenseEmphasis">
    <w:name w:val="Intense Emphasis"/>
    <w:basedOn w:val="DefaultParagraphFont"/>
    <w:uiPriority w:val="21"/>
    <w:qFormat/>
    <w:rsid w:val="0041686F"/>
    <w:rPr>
      <w:i/>
      <w:iCs/>
      <w:color w:val="0F4761" w:themeColor="accent1" w:themeShade="BF"/>
    </w:rPr>
  </w:style>
  <w:style w:type="paragraph" w:styleId="IntenseQuote">
    <w:name w:val="Intense Quote"/>
    <w:basedOn w:val="Normal"/>
    <w:next w:val="Normal"/>
    <w:link w:val="IntenseQuoteChar"/>
    <w:uiPriority w:val="30"/>
    <w:qFormat/>
    <w:rsid w:val="0041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86F"/>
    <w:rPr>
      <w:i/>
      <w:iCs/>
      <w:color w:val="0F4761" w:themeColor="accent1" w:themeShade="BF"/>
    </w:rPr>
  </w:style>
  <w:style w:type="character" w:styleId="IntenseReference">
    <w:name w:val="Intense Reference"/>
    <w:basedOn w:val="DefaultParagraphFont"/>
    <w:uiPriority w:val="32"/>
    <w:qFormat/>
    <w:rsid w:val="0041686F"/>
    <w:rPr>
      <w:b/>
      <w:bCs/>
      <w:smallCaps/>
      <w:color w:val="0F4761" w:themeColor="accent1" w:themeShade="BF"/>
      <w:spacing w:val="5"/>
    </w:rPr>
  </w:style>
  <w:style w:type="paragraph" w:styleId="Header">
    <w:name w:val="header"/>
    <w:basedOn w:val="Normal"/>
    <w:link w:val="HeaderChar"/>
    <w:uiPriority w:val="99"/>
    <w:unhideWhenUsed/>
    <w:rsid w:val="00D66C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C91"/>
  </w:style>
  <w:style w:type="paragraph" w:styleId="Footer">
    <w:name w:val="footer"/>
    <w:basedOn w:val="Normal"/>
    <w:link w:val="FooterChar"/>
    <w:uiPriority w:val="99"/>
    <w:unhideWhenUsed/>
    <w:rsid w:val="00D66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C91"/>
  </w:style>
  <w:style w:type="paragraph" w:styleId="Revision">
    <w:name w:val="Revision"/>
    <w:hidden/>
    <w:uiPriority w:val="99"/>
    <w:semiHidden/>
    <w:rsid w:val="00744857"/>
    <w:pPr>
      <w:spacing w:after="0" w:line="240" w:lineRule="auto"/>
    </w:pPr>
  </w:style>
  <w:style w:type="character" w:styleId="CommentReference">
    <w:name w:val="annotation reference"/>
    <w:basedOn w:val="DefaultParagraphFont"/>
    <w:uiPriority w:val="99"/>
    <w:semiHidden/>
    <w:unhideWhenUsed/>
    <w:rsid w:val="00D74506"/>
    <w:rPr>
      <w:sz w:val="16"/>
      <w:szCs w:val="16"/>
    </w:rPr>
  </w:style>
  <w:style w:type="paragraph" w:styleId="CommentText">
    <w:name w:val="annotation text"/>
    <w:basedOn w:val="Normal"/>
    <w:link w:val="CommentTextChar"/>
    <w:uiPriority w:val="99"/>
    <w:semiHidden/>
    <w:unhideWhenUsed/>
    <w:rsid w:val="00D74506"/>
    <w:pPr>
      <w:spacing w:line="240" w:lineRule="auto"/>
    </w:pPr>
    <w:rPr>
      <w:sz w:val="20"/>
      <w:szCs w:val="20"/>
    </w:rPr>
  </w:style>
  <w:style w:type="character" w:customStyle="1" w:styleId="CommentTextChar">
    <w:name w:val="Comment Text Char"/>
    <w:basedOn w:val="DefaultParagraphFont"/>
    <w:link w:val="CommentText"/>
    <w:uiPriority w:val="99"/>
    <w:semiHidden/>
    <w:rsid w:val="00D74506"/>
    <w:rPr>
      <w:sz w:val="20"/>
      <w:szCs w:val="20"/>
    </w:rPr>
  </w:style>
  <w:style w:type="paragraph" w:styleId="CommentSubject">
    <w:name w:val="annotation subject"/>
    <w:basedOn w:val="CommentText"/>
    <w:next w:val="CommentText"/>
    <w:link w:val="CommentSubjectChar"/>
    <w:uiPriority w:val="99"/>
    <w:semiHidden/>
    <w:unhideWhenUsed/>
    <w:rsid w:val="00D74506"/>
    <w:rPr>
      <w:b/>
      <w:bCs/>
    </w:rPr>
  </w:style>
  <w:style w:type="character" w:customStyle="1" w:styleId="CommentSubjectChar">
    <w:name w:val="Comment Subject Char"/>
    <w:basedOn w:val="CommentTextChar"/>
    <w:link w:val="CommentSubject"/>
    <w:uiPriority w:val="99"/>
    <w:semiHidden/>
    <w:rsid w:val="00D74506"/>
    <w:rPr>
      <w:b/>
      <w:bCs/>
      <w:sz w:val="20"/>
      <w:szCs w:val="20"/>
    </w:rPr>
  </w:style>
  <w:style w:type="character" w:styleId="Hyperlink">
    <w:name w:val="Hyperlink"/>
    <w:basedOn w:val="DefaultParagraphFont"/>
    <w:uiPriority w:val="99"/>
    <w:semiHidden/>
    <w:unhideWhenUsed/>
    <w:rsid w:val="00C7307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311926">
      <w:bodyDiv w:val="1"/>
      <w:marLeft w:val="0"/>
      <w:marRight w:val="0"/>
      <w:marTop w:val="0"/>
      <w:marBottom w:val="0"/>
      <w:divBdr>
        <w:top w:val="none" w:sz="0" w:space="0" w:color="auto"/>
        <w:left w:val="none" w:sz="0" w:space="0" w:color="auto"/>
        <w:bottom w:val="none" w:sz="0" w:space="0" w:color="auto"/>
        <w:right w:val="none" w:sz="0" w:space="0" w:color="auto"/>
      </w:divBdr>
    </w:div>
    <w:div w:id="1285767835">
      <w:bodyDiv w:val="1"/>
      <w:marLeft w:val="0"/>
      <w:marRight w:val="0"/>
      <w:marTop w:val="0"/>
      <w:marBottom w:val="0"/>
      <w:divBdr>
        <w:top w:val="none" w:sz="0" w:space="0" w:color="auto"/>
        <w:left w:val="none" w:sz="0" w:space="0" w:color="auto"/>
        <w:bottom w:val="none" w:sz="0" w:space="0" w:color="auto"/>
        <w:right w:val="none" w:sz="0" w:space="0" w:color="auto"/>
      </w:divBdr>
    </w:div>
    <w:div w:id="158800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5</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Faye Chang</cp:lastModifiedBy>
  <cp:revision>43</cp:revision>
  <dcterms:created xsi:type="dcterms:W3CDTF">2024-10-15T16:12:00Z</dcterms:created>
  <dcterms:modified xsi:type="dcterms:W3CDTF">2024-12-21T08:07:00Z</dcterms:modified>
</cp:coreProperties>
</file>